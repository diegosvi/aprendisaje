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DDE7D" w14:textId="080CF215" w:rsidR="00A72127" w:rsidRPr="00580D44" w:rsidRDefault="59AA68E1" w:rsidP="46082C15">
      <w:pPr>
        <w:jc w:val="center"/>
        <w:rPr>
          <w:rFonts w:ascii="Arial" w:hAnsi="Arial" w:cs="Arial"/>
          <w:b/>
          <w:bCs/>
          <w:color w:val="000000" w:themeColor="text1"/>
          <w:sz w:val="48"/>
          <w:szCs w:val="48"/>
        </w:rPr>
      </w:pPr>
      <w:r w:rsidRPr="00580D44">
        <w:rPr>
          <w:rFonts w:ascii="Arial" w:hAnsi="Arial" w:cs="Arial"/>
          <w:b/>
          <w:bCs/>
          <w:color w:val="000000" w:themeColor="text1"/>
          <w:sz w:val="48"/>
          <w:szCs w:val="48"/>
        </w:rPr>
        <w:t>ESCUELA POLITÉCNICA NACIONAL</w:t>
      </w:r>
    </w:p>
    <w:p w14:paraId="2E4D18C9" w14:textId="77777777" w:rsidR="00E56973" w:rsidRPr="00580D44" w:rsidRDefault="00E56973" w:rsidP="00E56973">
      <w:pPr>
        <w:jc w:val="center"/>
        <w:rPr>
          <w:rFonts w:ascii="Arial" w:hAnsi="Arial" w:cs="Arial"/>
          <w:color w:val="000000" w:themeColor="text1"/>
        </w:rPr>
      </w:pPr>
    </w:p>
    <w:p w14:paraId="5EBC9369" w14:textId="77777777" w:rsidR="00E56973" w:rsidRPr="00580D44" w:rsidRDefault="00E56973" w:rsidP="00E56973">
      <w:pPr>
        <w:jc w:val="center"/>
        <w:rPr>
          <w:rFonts w:ascii="Arial" w:hAnsi="Arial" w:cs="Arial"/>
          <w:color w:val="000000" w:themeColor="text1"/>
        </w:rPr>
      </w:pPr>
    </w:p>
    <w:p w14:paraId="03700C6C" w14:textId="77777777" w:rsidR="00E56973" w:rsidRPr="00580D44" w:rsidRDefault="46082C15" w:rsidP="46082C15">
      <w:pPr>
        <w:jc w:val="center"/>
        <w:rPr>
          <w:rFonts w:ascii="Arial" w:hAnsi="Arial" w:cs="Arial"/>
          <w:b/>
          <w:bCs/>
          <w:color w:val="000000" w:themeColor="text1"/>
          <w:sz w:val="32"/>
          <w:szCs w:val="32"/>
        </w:rPr>
      </w:pPr>
      <w:r w:rsidRPr="00580D44">
        <w:rPr>
          <w:rFonts w:ascii="Arial" w:hAnsi="Arial" w:cs="Arial"/>
          <w:b/>
          <w:bCs/>
          <w:color w:val="000000" w:themeColor="text1"/>
          <w:sz w:val="32"/>
          <w:szCs w:val="32"/>
        </w:rPr>
        <w:t>ESCUELA DE FORMACIÓN DE TECNÓLOGOS</w:t>
      </w:r>
    </w:p>
    <w:p w14:paraId="7C994693" w14:textId="77777777" w:rsidR="00E56973" w:rsidRPr="00580D44" w:rsidRDefault="00E56973" w:rsidP="00E56973">
      <w:pPr>
        <w:jc w:val="center"/>
        <w:rPr>
          <w:rFonts w:ascii="Arial" w:hAnsi="Arial" w:cs="Arial"/>
          <w:b/>
          <w:bCs/>
          <w:color w:val="000000" w:themeColor="text1"/>
        </w:rPr>
      </w:pPr>
    </w:p>
    <w:p w14:paraId="1F357036" w14:textId="2D433F8B" w:rsidR="005F79B0" w:rsidRPr="00580D44" w:rsidRDefault="009307B2" w:rsidP="00E56973">
      <w:pPr>
        <w:jc w:val="center"/>
        <w:rPr>
          <w:rFonts w:ascii="Arial" w:hAnsi="Arial" w:cs="Arial"/>
          <w:b/>
          <w:bCs/>
          <w:color w:val="000000" w:themeColor="text1"/>
          <w:sz w:val="30"/>
          <w:szCs w:val="30"/>
        </w:rPr>
      </w:pPr>
      <w:r w:rsidRPr="00580D44">
        <w:rPr>
          <w:rFonts w:ascii="Arial" w:hAnsi="Arial" w:cs="Arial"/>
          <w:b/>
          <w:bCs/>
          <w:color w:val="000000" w:themeColor="text1"/>
          <w:sz w:val="30"/>
          <w:szCs w:val="30"/>
        </w:rPr>
        <w:t xml:space="preserve">UNIDAD DE TITULACION </w:t>
      </w:r>
    </w:p>
    <w:p w14:paraId="601E965D" w14:textId="77777777" w:rsidR="005F79B0" w:rsidRPr="00580D44" w:rsidRDefault="005F79B0" w:rsidP="00E56973">
      <w:pPr>
        <w:jc w:val="center"/>
        <w:rPr>
          <w:rFonts w:ascii="Arial" w:hAnsi="Arial" w:cs="Arial"/>
          <w:b/>
          <w:bCs/>
          <w:color w:val="000000" w:themeColor="text1"/>
        </w:rPr>
      </w:pPr>
    </w:p>
    <w:p w14:paraId="107B6A52" w14:textId="77777777" w:rsidR="00E83D5E" w:rsidRPr="00580D44" w:rsidRDefault="46082C15" w:rsidP="46082C15">
      <w:pPr>
        <w:spacing w:line="360" w:lineRule="auto"/>
        <w:jc w:val="center"/>
        <w:rPr>
          <w:rFonts w:ascii="Arial" w:hAnsi="Arial" w:cs="Arial"/>
          <w:b/>
          <w:bCs/>
          <w:color w:val="000000" w:themeColor="text1"/>
          <w:sz w:val="28"/>
          <w:szCs w:val="28"/>
        </w:rPr>
      </w:pPr>
      <w:r w:rsidRPr="00580D44">
        <w:rPr>
          <w:rFonts w:ascii="Arial" w:hAnsi="Arial" w:cs="Arial"/>
          <w:b/>
          <w:bCs/>
          <w:color w:val="000000" w:themeColor="text1"/>
          <w:sz w:val="28"/>
          <w:szCs w:val="28"/>
        </w:rPr>
        <w:t>DESARROLLO DE UNA APLICACIÓN MÓVIL PARA FORTALECER EL APRENDIZAJE DE NIÑOS DE 3 A 5 AÑOS</w:t>
      </w:r>
    </w:p>
    <w:p w14:paraId="4C3A6CE0" w14:textId="77777777" w:rsidR="005F79B0" w:rsidRPr="00580D44" w:rsidRDefault="005F79B0" w:rsidP="46082C15">
      <w:pPr>
        <w:spacing w:line="360" w:lineRule="auto"/>
        <w:jc w:val="center"/>
        <w:rPr>
          <w:rFonts w:ascii="Arial" w:hAnsi="Arial" w:cs="Arial"/>
          <w:b/>
          <w:bCs/>
          <w:color w:val="000000" w:themeColor="text1"/>
          <w:sz w:val="28"/>
          <w:szCs w:val="28"/>
        </w:rPr>
      </w:pPr>
    </w:p>
    <w:p w14:paraId="786FAF9A" w14:textId="6F8EE698" w:rsidR="00E56973" w:rsidRPr="00BE1DB2" w:rsidRDefault="46082C15" w:rsidP="46082C15">
      <w:pPr>
        <w:spacing w:line="360" w:lineRule="auto"/>
        <w:jc w:val="center"/>
        <w:rPr>
          <w:rFonts w:ascii="Arial" w:hAnsi="Arial" w:cs="Arial"/>
          <w:b/>
          <w:bCs/>
          <w:color w:val="000000" w:themeColor="text1"/>
          <w:sz w:val="24"/>
          <w:szCs w:val="24"/>
        </w:rPr>
      </w:pPr>
      <w:r w:rsidRPr="00580D44">
        <w:rPr>
          <w:rFonts w:ascii="Arial" w:hAnsi="Arial" w:cs="Arial"/>
          <w:b/>
          <w:bCs/>
          <w:color w:val="000000" w:themeColor="text1"/>
          <w:sz w:val="24"/>
          <w:szCs w:val="24"/>
        </w:rPr>
        <w:t>PROYECTO PREVIO A LA OBTENCI</w:t>
      </w:r>
      <w:r w:rsidR="00CA1F0A" w:rsidRPr="00580D44">
        <w:rPr>
          <w:rFonts w:ascii="Arial" w:hAnsi="Arial" w:cs="Arial"/>
          <w:b/>
          <w:bCs/>
          <w:color w:val="000000" w:themeColor="text1"/>
          <w:sz w:val="24"/>
          <w:szCs w:val="24"/>
        </w:rPr>
        <w:t>Ó</w:t>
      </w:r>
      <w:r w:rsidRPr="00BE1DB2">
        <w:rPr>
          <w:rFonts w:ascii="Arial" w:hAnsi="Arial" w:cs="Arial"/>
          <w:b/>
          <w:bCs/>
          <w:color w:val="000000" w:themeColor="text1"/>
          <w:sz w:val="24"/>
          <w:szCs w:val="24"/>
        </w:rPr>
        <w:t>N DEL TÍTULO DE TECNÓLOGO EN ANÁLISIS DE SISTEMAS INFORMÁTICOS</w:t>
      </w:r>
    </w:p>
    <w:p w14:paraId="6FB0AC2A" w14:textId="77777777" w:rsidR="00E56973" w:rsidRPr="00BE1DB2" w:rsidRDefault="00E56973" w:rsidP="00E56973">
      <w:pPr>
        <w:jc w:val="center"/>
        <w:rPr>
          <w:rFonts w:ascii="Arial" w:hAnsi="Arial" w:cs="Arial"/>
          <w:color w:val="000000" w:themeColor="text1"/>
        </w:rPr>
      </w:pPr>
    </w:p>
    <w:p w14:paraId="42BC4E33" w14:textId="77777777" w:rsidR="005F79B0" w:rsidRPr="00BE1DB2" w:rsidRDefault="005F79B0" w:rsidP="00E56973">
      <w:pPr>
        <w:jc w:val="center"/>
        <w:rPr>
          <w:rFonts w:ascii="Arial" w:hAnsi="Arial" w:cs="Arial"/>
          <w:color w:val="000000" w:themeColor="text1"/>
        </w:rPr>
      </w:pPr>
    </w:p>
    <w:p w14:paraId="4D10E094" w14:textId="77777777" w:rsidR="00E56973" w:rsidRPr="00BE1DB2" w:rsidRDefault="46082C15"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DIEGO ANDRÉS VILLAVICENCIO CANDO</w:t>
      </w:r>
    </w:p>
    <w:p w14:paraId="1B8476BE" w14:textId="77777777" w:rsidR="00E56973" w:rsidRPr="00794FBA" w:rsidRDefault="00196C2B" w:rsidP="46082C15">
      <w:pPr>
        <w:spacing w:line="360" w:lineRule="auto"/>
        <w:jc w:val="center"/>
        <w:rPr>
          <w:rFonts w:ascii="Arial" w:hAnsi="Arial" w:cs="Arial"/>
          <w:color w:val="000000" w:themeColor="text1"/>
          <w:sz w:val="24"/>
          <w:szCs w:val="24"/>
        </w:rPr>
      </w:pPr>
      <w:hyperlink r:id="rId8">
        <w:r w:rsidR="59AA68E1" w:rsidRPr="00B503CC">
          <w:rPr>
            <w:rStyle w:val="Hipervnculo"/>
            <w:rFonts w:ascii="Arial" w:hAnsi="Arial" w:cs="Arial"/>
            <w:color w:val="000000" w:themeColor="text1"/>
            <w:u w:val="none"/>
          </w:rPr>
          <w:t>diego.villavicencio@epn.edu.ec</w:t>
        </w:r>
      </w:hyperlink>
    </w:p>
    <w:p w14:paraId="087BE27E" w14:textId="74B77672" w:rsidR="005F79B0" w:rsidRPr="00BE1DB2" w:rsidRDefault="005F79B0" w:rsidP="00F83DDA">
      <w:pPr>
        <w:tabs>
          <w:tab w:val="left" w:pos="3705"/>
        </w:tabs>
        <w:spacing w:line="360" w:lineRule="auto"/>
        <w:rPr>
          <w:rFonts w:ascii="Arial" w:hAnsi="Arial" w:cs="Arial"/>
          <w:color w:val="000000" w:themeColor="text1"/>
          <w:sz w:val="24"/>
          <w:szCs w:val="24"/>
        </w:rPr>
      </w:pPr>
    </w:p>
    <w:p w14:paraId="13ACA297" w14:textId="74254B36" w:rsidR="00E56973"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DIRECTOR: ING. JUAN PABLO ZALDUMBIDE PROAÑO</w:t>
      </w:r>
    </w:p>
    <w:p w14:paraId="60E631C7" w14:textId="7DC2973E" w:rsidR="00E56973" w:rsidRPr="00E13644" w:rsidRDefault="00196C2B" w:rsidP="46082C15">
      <w:pPr>
        <w:spacing w:line="360" w:lineRule="auto"/>
        <w:jc w:val="center"/>
        <w:rPr>
          <w:rFonts w:ascii="Arial" w:hAnsi="Arial" w:cs="Arial"/>
          <w:color w:val="000000" w:themeColor="text1"/>
        </w:rPr>
      </w:pPr>
      <w:hyperlink r:id="rId9" w:history="1">
        <w:r w:rsidR="00F83DDA" w:rsidRPr="00E13644">
          <w:rPr>
            <w:rStyle w:val="Hipervnculo"/>
            <w:rFonts w:ascii="Arial" w:hAnsi="Arial" w:cs="Arial"/>
            <w:color w:val="000000" w:themeColor="text1"/>
            <w:u w:val="none"/>
          </w:rPr>
          <w:t>juan.zaldumbide@epn.edu.ec</w:t>
        </w:r>
      </w:hyperlink>
    </w:p>
    <w:p w14:paraId="0D8E1D6A" w14:textId="2678A1A6" w:rsidR="00F83DDA" w:rsidRPr="00BE1DB2" w:rsidRDefault="00F83DDA" w:rsidP="46082C15">
      <w:pPr>
        <w:spacing w:line="360" w:lineRule="auto"/>
        <w:jc w:val="center"/>
        <w:rPr>
          <w:rFonts w:ascii="Arial" w:hAnsi="Arial" w:cs="Arial"/>
          <w:color w:val="000000" w:themeColor="text1"/>
          <w:sz w:val="24"/>
          <w:szCs w:val="24"/>
        </w:rPr>
      </w:pPr>
    </w:p>
    <w:p w14:paraId="7CDE1559" w14:textId="76E28471" w:rsidR="00F83DDA"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 xml:space="preserve">CODIRECTORA: ING. </w:t>
      </w:r>
      <w:r w:rsidR="00C04B5B" w:rsidRPr="00BE1DB2">
        <w:rPr>
          <w:rFonts w:ascii="Arial" w:hAnsi="Arial" w:cs="Arial"/>
          <w:b/>
          <w:bCs/>
          <w:color w:val="000000" w:themeColor="text1"/>
          <w:sz w:val="24"/>
          <w:szCs w:val="24"/>
        </w:rPr>
        <w:t xml:space="preserve">LUZ </w:t>
      </w:r>
      <w:r w:rsidRPr="00BE1DB2">
        <w:rPr>
          <w:rFonts w:ascii="Arial" w:hAnsi="Arial" w:cs="Arial"/>
          <w:b/>
          <w:bCs/>
          <w:color w:val="000000" w:themeColor="text1"/>
          <w:sz w:val="24"/>
          <w:szCs w:val="24"/>
        </w:rPr>
        <w:t>MARINA VINTIMILLA</w:t>
      </w:r>
    </w:p>
    <w:p w14:paraId="1B38F53F" w14:textId="527CB93B" w:rsidR="00F83DDA" w:rsidRPr="00E13644" w:rsidRDefault="00F83DDA" w:rsidP="46082C15">
      <w:pPr>
        <w:spacing w:line="360" w:lineRule="auto"/>
        <w:jc w:val="center"/>
        <w:rPr>
          <w:rFonts w:ascii="Arial" w:hAnsi="Arial" w:cs="Arial"/>
          <w:color w:val="000000" w:themeColor="text1"/>
        </w:rPr>
      </w:pPr>
      <w:r w:rsidRPr="00E13644">
        <w:rPr>
          <w:rFonts w:ascii="Arial" w:hAnsi="Arial" w:cs="Arial"/>
          <w:color w:val="000000" w:themeColor="text1"/>
        </w:rPr>
        <w:t>marina.vintimilla@epn.edu.ec</w:t>
      </w:r>
    </w:p>
    <w:p w14:paraId="52A3F4A9" w14:textId="1223711F" w:rsidR="00E56973" w:rsidRPr="00BE1DB2" w:rsidRDefault="00E56973" w:rsidP="00F83DDA">
      <w:pPr>
        <w:spacing w:line="360" w:lineRule="auto"/>
        <w:jc w:val="center"/>
        <w:rPr>
          <w:rFonts w:ascii="Arial" w:hAnsi="Arial" w:cs="Arial"/>
          <w:color w:val="000000" w:themeColor="text1"/>
          <w:sz w:val="24"/>
          <w:szCs w:val="24"/>
        </w:rPr>
      </w:pPr>
    </w:p>
    <w:p w14:paraId="2012FF15" w14:textId="09F96C73" w:rsidR="00E61234" w:rsidRPr="00E13644" w:rsidRDefault="46082C15" w:rsidP="009307B2">
      <w:pPr>
        <w:jc w:val="center"/>
        <w:rPr>
          <w:rFonts w:ascii="Arial" w:hAnsi="Arial" w:cs="Arial"/>
          <w:b/>
          <w:bCs/>
          <w:color w:val="000000" w:themeColor="text1"/>
          <w:sz w:val="24"/>
          <w:szCs w:val="24"/>
        </w:rPr>
        <w:sectPr w:rsidR="00E61234" w:rsidRPr="00E13644" w:rsidSect="00E61234">
          <w:footerReference w:type="even" r:id="rId10"/>
          <w:pgSz w:w="11906" w:h="16838"/>
          <w:pgMar w:top="1417" w:right="1701" w:bottom="1417" w:left="1701" w:header="708" w:footer="708" w:gutter="0"/>
          <w:pgNumType w:fmt="upperRoman" w:start="1"/>
          <w:cols w:space="708"/>
          <w:docGrid w:linePitch="360"/>
        </w:sectPr>
      </w:pPr>
      <w:r w:rsidRPr="00E13644">
        <w:rPr>
          <w:rFonts w:ascii="Arial" w:hAnsi="Arial" w:cs="Arial"/>
          <w:b/>
          <w:bCs/>
          <w:color w:val="000000" w:themeColor="text1"/>
          <w:sz w:val="24"/>
          <w:szCs w:val="24"/>
        </w:rPr>
        <w:t>Quito,</w:t>
      </w:r>
      <w:r w:rsidR="00580D44" w:rsidRPr="00E13644">
        <w:rPr>
          <w:rFonts w:ascii="Arial" w:hAnsi="Arial" w:cs="Arial"/>
          <w:b/>
          <w:bCs/>
          <w:color w:val="000000" w:themeColor="text1"/>
          <w:sz w:val="24"/>
          <w:szCs w:val="24"/>
        </w:rPr>
        <w:t xml:space="preserve"> marzo 2020</w:t>
      </w:r>
    </w:p>
    <w:p w14:paraId="13D09762" w14:textId="24EB59DD" w:rsidR="00E56973" w:rsidRPr="00196C2B" w:rsidRDefault="00382179" w:rsidP="00196C2B">
      <w:pPr>
        <w:pStyle w:val="Ttulo1"/>
        <w:jc w:val="center"/>
        <w:rPr>
          <w:rFonts w:ascii="Arial" w:hAnsi="Arial" w:cs="Arial"/>
          <w:b/>
          <w:bCs/>
          <w:color w:val="auto"/>
          <w:sz w:val="28"/>
          <w:szCs w:val="28"/>
        </w:rPr>
      </w:pPr>
      <w:bookmarkStart w:id="2" w:name="_Toc45264798"/>
      <w:r w:rsidRPr="00196C2B">
        <w:rPr>
          <w:rFonts w:ascii="Arial" w:hAnsi="Arial" w:cs="Arial"/>
          <w:b/>
          <w:bCs/>
          <w:color w:val="auto"/>
          <w:sz w:val="28"/>
          <w:szCs w:val="28"/>
        </w:rPr>
        <w:lastRenderedPageBreak/>
        <w:t>DECLARACIÓN</w:t>
      </w:r>
      <w:bookmarkEnd w:id="2"/>
    </w:p>
    <w:p w14:paraId="770A4B5D" w14:textId="77777777" w:rsidR="00580D44" w:rsidRPr="00BE1DB2" w:rsidRDefault="00580D44" w:rsidP="00340111">
      <w:pPr>
        <w:ind w:left="142"/>
        <w:jc w:val="center"/>
        <w:rPr>
          <w:rFonts w:ascii="Arial" w:hAnsi="Arial" w:cs="Arial"/>
          <w:b/>
          <w:bCs/>
          <w:color w:val="000000" w:themeColor="text1"/>
          <w:sz w:val="28"/>
          <w:szCs w:val="28"/>
        </w:rPr>
      </w:pPr>
    </w:p>
    <w:p w14:paraId="4F51A618" w14:textId="5D2BE827" w:rsidR="008C7155" w:rsidRPr="00BE1DB2" w:rsidRDefault="008C7155" w:rsidP="00340111">
      <w:pPr>
        <w:spacing w:line="360" w:lineRule="auto"/>
        <w:ind w:left="142" w:firstLine="709"/>
        <w:jc w:val="both"/>
        <w:rPr>
          <w:rFonts w:ascii="Arial" w:hAnsi="Arial" w:cs="Arial"/>
        </w:rPr>
      </w:pPr>
      <w:r w:rsidRPr="00BE1DB2">
        <w:rPr>
          <w:rFonts w:ascii="Arial" w:hAnsi="Arial" w:cs="Arial"/>
        </w:rPr>
        <w:t xml:space="preserve">Yo, Diego Andrés Villavicencio Cando, declaro bajo juramento que el trabajo aquí descrito es de mi autoría; que </w:t>
      </w:r>
      <w:r w:rsidR="00CA1F0A" w:rsidRPr="00BE1DB2">
        <w:rPr>
          <w:rFonts w:ascii="Arial" w:hAnsi="Arial" w:cs="Arial"/>
        </w:rPr>
        <w:t>n</w:t>
      </w:r>
      <w:r w:rsidRPr="00BE1DB2">
        <w:rPr>
          <w:rFonts w:ascii="Arial" w:hAnsi="Arial" w:cs="Arial"/>
        </w:rPr>
        <w:t xml:space="preserve">o ha sido previamente presentada para ningún grado o calificación profesional; y, que he consultado las referencias bibliográficas que se incluyen en este documento. </w:t>
      </w:r>
    </w:p>
    <w:p w14:paraId="0A5DD2B2" w14:textId="77777777" w:rsidR="008C7155" w:rsidRPr="00BE1DB2" w:rsidRDefault="008C7155" w:rsidP="00340111">
      <w:pPr>
        <w:spacing w:line="360" w:lineRule="auto"/>
        <w:ind w:left="142" w:firstLine="709"/>
        <w:jc w:val="both"/>
        <w:rPr>
          <w:rFonts w:ascii="Arial" w:hAnsi="Arial" w:cs="Arial"/>
        </w:rPr>
      </w:pPr>
      <w:r w:rsidRPr="00BE1DB2">
        <w:rPr>
          <w:rFonts w:ascii="Arial" w:hAnsi="Arial" w:cs="Arial"/>
        </w:rPr>
        <w:t>Sin perjuicio de los derechos reconocidos en el primer párrafo del artículo 114 del Código Orgánico de la Economía Social de los Conocimientos, Creatividad e Innovación - COESC-, soy titular de la obra en mención y otorgo una licencia gratuita, intransferible y no exclusiva de uso con fines académicos a la Escuela Politécnica Nacional. Entregaré toda la información técnica pertinente. En el caso de que hubiese una explotación comercial de la obra por parte de la EPN, se negociará los porcentajes de los beneficios conforme lo establece la normativa nacional vigente.</w:t>
      </w:r>
    </w:p>
    <w:p w14:paraId="72AB956B" w14:textId="77777777" w:rsidR="00B1494D" w:rsidRPr="00BE1DB2" w:rsidRDefault="00B1494D" w:rsidP="00340111">
      <w:pPr>
        <w:spacing w:line="360" w:lineRule="auto"/>
        <w:ind w:left="142"/>
        <w:jc w:val="both"/>
        <w:rPr>
          <w:rFonts w:ascii="Arial" w:hAnsi="Arial" w:cs="Arial"/>
          <w:color w:val="000000" w:themeColor="text1"/>
        </w:rPr>
      </w:pPr>
    </w:p>
    <w:p w14:paraId="256B8410" w14:textId="77777777" w:rsidR="00B1494D" w:rsidRPr="00BE1DB2" w:rsidRDefault="00B1494D" w:rsidP="00340111">
      <w:pPr>
        <w:spacing w:line="360" w:lineRule="auto"/>
        <w:ind w:left="142"/>
        <w:jc w:val="both"/>
        <w:rPr>
          <w:rFonts w:ascii="Arial" w:hAnsi="Arial" w:cs="Arial"/>
          <w:color w:val="000000" w:themeColor="text1"/>
        </w:rPr>
      </w:pPr>
    </w:p>
    <w:p w14:paraId="6C0BB756" w14:textId="77777777" w:rsidR="00B1494D" w:rsidRPr="00BE1DB2" w:rsidRDefault="00B1494D" w:rsidP="00340111">
      <w:pPr>
        <w:spacing w:line="360" w:lineRule="auto"/>
        <w:ind w:left="142"/>
        <w:jc w:val="both"/>
        <w:rPr>
          <w:rFonts w:ascii="Arial" w:hAnsi="Arial" w:cs="Arial"/>
          <w:color w:val="000000" w:themeColor="text1"/>
        </w:rPr>
      </w:pPr>
    </w:p>
    <w:p w14:paraId="4CA80E10" w14:textId="77777777" w:rsidR="00B1494D" w:rsidRPr="00BE1DB2" w:rsidRDefault="00B1494D" w:rsidP="00340111">
      <w:pPr>
        <w:spacing w:line="360" w:lineRule="auto"/>
        <w:ind w:left="142"/>
        <w:jc w:val="both"/>
        <w:rPr>
          <w:rFonts w:ascii="Arial" w:hAnsi="Arial" w:cs="Arial"/>
          <w:color w:val="000000" w:themeColor="text1"/>
        </w:rPr>
      </w:pPr>
    </w:p>
    <w:p w14:paraId="6983401E" w14:textId="77777777" w:rsidR="00B1494D" w:rsidRPr="00BE1DB2" w:rsidRDefault="00B1494D" w:rsidP="00340111">
      <w:pPr>
        <w:spacing w:line="360" w:lineRule="auto"/>
        <w:ind w:left="142"/>
        <w:jc w:val="both"/>
        <w:rPr>
          <w:rFonts w:ascii="Arial" w:hAnsi="Arial" w:cs="Arial"/>
          <w:color w:val="000000" w:themeColor="text1"/>
        </w:rPr>
      </w:pPr>
    </w:p>
    <w:p w14:paraId="459A238D" w14:textId="77777777" w:rsidR="00B1494D" w:rsidRPr="00BE1DB2" w:rsidRDefault="00B1494D" w:rsidP="00340111">
      <w:pPr>
        <w:spacing w:line="360" w:lineRule="auto"/>
        <w:ind w:left="142"/>
        <w:jc w:val="center"/>
        <w:rPr>
          <w:rFonts w:ascii="Arial" w:hAnsi="Arial" w:cs="Arial"/>
          <w:color w:val="000000" w:themeColor="text1"/>
        </w:rPr>
      </w:pPr>
    </w:p>
    <w:p w14:paraId="135D20C5" w14:textId="77777777" w:rsidR="00B1494D" w:rsidRPr="00BE1DB2" w:rsidRDefault="00B1494D" w:rsidP="00340111">
      <w:pPr>
        <w:spacing w:line="360" w:lineRule="auto"/>
        <w:ind w:left="142"/>
        <w:jc w:val="center"/>
        <w:rPr>
          <w:rFonts w:ascii="Arial" w:hAnsi="Arial" w:cs="Arial"/>
          <w:color w:val="000000" w:themeColor="text1"/>
        </w:rPr>
      </w:pPr>
    </w:p>
    <w:tbl>
      <w:tblPr>
        <w:tblpPr w:leftFromText="180" w:rightFromText="180" w:vertAnchor="text" w:horzAnchor="page" w:tblpX="3886" w:tblpY="270"/>
        <w:tblW w:w="0" w:type="auto"/>
        <w:tblLayout w:type="fixed"/>
        <w:tblCellMar>
          <w:left w:w="70" w:type="dxa"/>
          <w:right w:w="70" w:type="dxa"/>
        </w:tblCellMar>
        <w:tblLook w:val="0000" w:firstRow="0" w:lastRow="0" w:firstColumn="0" w:lastColumn="0" w:noHBand="0" w:noVBand="0"/>
      </w:tblPr>
      <w:tblGrid>
        <w:gridCol w:w="3598"/>
        <w:gridCol w:w="1276"/>
      </w:tblGrid>
      <w:tr w:rsidR="00F97772" w:rsidRPr="00BE1DB2" w14:paraId="5570F631" w14:textId="77777777" w:rsidTr="00B1494D">
        <w:tc>
          <w:tcPr>
            <w:tcW w:w="3598" w:type="dxa"/>
            <w:tcBorders>
              <w:top w:val="single" w:sz="4" w:space="0" w:color="auto"/>
            </w:tcBorders>
          </w:tcPr>
          <w:p w14:paraId="76BED1C5" w14:textId="46E46CE2" w:rsidR="00B1494D" w:rsidRPr="00BE1DB2" w:rsidRDefault="00B1494D" w:rsidP="00340111">
            <w:pPr>
              <w:spacing w:before="120"/>
              <w:ind w:left="142"/>
              <w:jc w:val="center"/>
              <w:rPr>
                <w:rFonts w:ascii="Arial" w:hAnsi="Arial" w:cs="Arial"/>
                <w:color w:val="000000" w:themeColor="text1"/>
              </w:rPr>
            </w:pPr>
            <w:r w:rsidRPr="00BE1DB2">
              <w:rPr>
                <w:rFonts w:ascii="Arial" w:hAnsi="Arial" w:cs="Arial"/>
                <w:color w:val="000000" w:themeColor="text1"/>
              </w:rPr>
              <w:t>Diego Andrés Villavicencio Cando</w:t>
            </w:r>
          </w:p>
        </w:tc>
        <w:tc>
          <w:tcPr>
            <w:tcW w:w="1276" w:type="dxa"/>
          </w:tcPr>
          <w:p w14:paraId="11827937" w14:textId="77777777" w:rsidR="00B1494D" w:rsidRPr="00BE1DB2" w:rsidRDefault="00B1494D" w:rsidP="00340111">
            <w:pPr>
              <w:spacing w:before="120"/>
              <w:ind w:left="142"/>
              <w:jc w:val="center"/>
              <w:rPr>
                <w:rFonts w:ascii="Arial" w:hAnsi="Arial" w:cs="Arial"/>
                <w:b/>
                <w:color w:val="000000" w:themeColor="text1"/>
              </w:rPr>
            </w:pPr>
          </w:p>
        </w:tc>
      </w:tr>
    </w:tbl>
    <w:p w14:paraId="444C3A68" w14:textId="4552C505" w:rsidR="00382179" w:rsidRPr="00BE1DB2" w:rsidRDefault="00382179" w:rsidP="00340111">
      <w:pPr>
        <w:spacing w:line="360" w:lineRule="auto"/>
        <w:ind w:left="142"/>
        <w:jc w:val="center"/>
        <w:rPr>
          <w:rFonts w:ascii="Arial" w:hAnsi="Arial" w:cs="Arial"/>
          <w:color w:val="000000" w:themeColor="text1"/>
        </w:rPr>
      </w:pPr>
      <w:r w:rsidRPr="00BE1DB2">
        <w:rPr>
          <w:rFonts w:ascii="Arial" w:hAnsi="Arial" w:cs="Arial"/>
          <w:color w:val="000000" w:themeColor="text1"/>
        </w:rPr>
        <w:br w:type="page"/>
      </w:r>
    </w:p>
    <w:p w14:paraId="3B697D46" w14:textId="60FA2E63" w:rsidR="00382179" w:rsidRPr="00196C2B" w:rsidRDefault="00382179" w:rsidP="00196C2B">
      <w:pPr>
        <w:pStyle w:val="Ttulo1"/>
        <w:jc w:val="center"/>
        <w:rPr>
          <w:rFonts w:ascii="Arial" w:hAnsi="Arial" w:cs="Arial"/>
          <w:b/>
          <w:bCs/>
          <w:color w:val="auto"/>
          <w:sz w:val="28"/>
          <w:szCs w:val="28"/>
        </w:rPr>
      </w:pPr>
      <w:bookmarkStart w:id="3" w:name="_Toc45264799"/>
      <w:r w:rsidRPr="00196C2B">
        <w:rPr>
          <w:rFonts w:ascii="Arial" w:hAnsi="Arial" w:cs="Arial"/>
          <w:b/>
          <w:bCs/>
          <w:color w:val="auto"/>
          <w:sz w:val="28"/>
          <w:szCs w:val="28"/>
        </w:rPr>
        <w:lastRenderedPageBreak/>
        <w:t>CERTIFICACIÓN</w:t>
      </w:r>
      <w:bookmarkEnd w:id="3"/>
    </w:p>
    <w:p w14:paraId="78D272B0" w14:textId="77777777" w:rsidR="00580D44" w:rsidRPr="00BE1DB2" w:rsidRDefault="00580D44" w:rsidP="00340111">
      <w:pPr>
        <w:spacing w:line="360" w:lineRule="auto"/>
        <w:ind w:left="142" w:right="-144"/>
        <w:jc w:val="center"/>
        <w:rPr>
          <w:rFonts w:ascii="Arial" w:hAnsi="Arial" w:cs="Arial"/>
          <w:b/>
          <w:bCs/>
          <w:color w:val="000000" w:themeColor="text1"/>
          <w:sz w:val="28"/>
          <w:szCs w:val="28"/>
        </w:rPr>
      </w:pPr>
    </w:p>
    <w:p w14:paraId="05EED960" w14:textId="6A24A017" w:rsidR="008C7155" w:rsidRPr="00BE1DB2" w:rsidRDefault="008C7155" w:rsidP="00340111">
      <w:pPr>
        <w:spacing w:line="360" w:lineRule="auto"/>
        <w:ind w:left="142" w:firstLine="709"/>
        <w:jc w:val="both"/>
        <w:rPr>
          <w:rFonts w:ascii="Arial" w:hAnsi="Arial" w:cs="Arial"/>
        </w:rPr>
      </w:pPr>
      <w:r w:rsidRPr="00BE1DB2">
        <w:rPr>
          <w:rFonts w:ascii="Arial" w:hAnsi="Arial" w:cs="Arial"/>
        </w:rPr>
        <w:t>Como director del trabajo de titulación DESARROLLO DE UNA</w:t>
      </w:r>
      <w:r w:rsidRPr="00BE1DB2">
        <w:rPr>
          <w:rFonts w:ascii="Arial" w:hAnsi="Arial" w:cs="Arial"/>
          <w:b/>
          <w:bCs/>
          <w:color w:val="000000" w:themeColor="text1"/>
          <w:sz w:val="28"/>
          <w:szCs w:val="28"/>
        </w:rPr>
        <w:t xml:space="preserve"> </w:t>
      </w:r>
      <w:r w:rsidRPr="00BE1DB2">
        <w:rPr>
          <w:rFonts w:ascii="Arial" w:hAnsi="Arial" w:cs="Arial"/>
        </w:rPr>
        <w:t xml:space="preserve">APLICACIÓN MÓVIL PARA FORTALECER EL APRENDIZAJE DE NIÑOS DE 3 A 5 AÑOS. desarrollado por Villavicencio Cando Diego Andrés, estudiante de la carrera de Tecnología en Análisis de Sistemas Informáticos, habiendo supervisado la realización de este trabajo y realizado las correcciones correspondientes, doy por aprobada la redacción final del documento escrito para que prosiga con los trámites correspondientes a la sustentación de la Defensa oral. </w:t>
      </w:r>
    </w:p>
    <w:p w14:paraId="0E32E21F" w14:textId="77777777" w:rsidR="00C04B5B" w:rsidRPr="00BE1DB2" w:rsidRDefault="00C04B5B" w:rsidP="00340111">
      <w:pPr>
        <w:spacing w:line="360" w:lineRule="auto"/>
        <w:ind w:left="142"/>
        <w:jc w:val="both"/>
        <w:rPr>
          <w:rFonts w:ascii="Arial" w:hAnsi="Arial" w:cs="Arial"/>
          <w:color w:val="000000" w:themeColor="text1"/>
        </w:rPr>
      </w:pPr>
    </w:p>
    <w:p w14:paraId="5A5EB6CB" w14:textId="77777777" w:rsidR="00C04B5B" w:rsidRPr="00BE1DB2" w:rsidRDefault="00C04B5B" w:rsidP="00340111">
      <w:pPr>
        <w:spacing w:line="360" w:lineRule="auto"/>
        <w:ind w:left="142"/>
        <w:jc w:val="both"/>
        <w:rPr>
          <w:rFonts w:ascii="Arial" w:hAnsi="Arial" w:cs="Arial"/>
          <w:color w:val="000000" w:themeColor="text1"/>
        </w:rPr>
      </w:pPr>
    </w:p>
    <w:p w14:paraId="13582633" w14:textId="77777777" w:rsidR="00C04B5B" w:rsidRPr="00BE1DB2" w:rsidRDefault="00C04B5B" w:rsidP="00340111">
      <w:pPr>
        <w:spacing w:line="360" w:lineRule="auto"/>
        <w:ind w:left="142"/>
        <w:jc w:val="both"/>
        <w:rPr>
          <w:rFonts w:ascii="Arial" w:hAnsi="Arial" w:cs="Arial"/>
          <w:color w:val="000000" w:themeColor="text1"/>
        </w:rPr>
      </w:pPr>
    </w:p>
    <w:p w14:paraId="145D4AB2" w14:textId="77777777" w:rsidR="00C04B5B" w:rsidRPr="00BE1DB2" w:rsidRDefault="00C04B5B" w:rsidP="00340111">
      <w:pPr>
        <w:spacing w:line="360" w:lineRule="auto"/>
        <w:ind w:left="142"/>
        <w:jc w:val="both"/>
        <w:rPr>
          <w:rFonts w:ascii="Arial" w:hAnsi="Arial" w:cs="Arial"/>
          <w:color w:val="000000" w:themeColor="text1"/>
        </w:rPr>
      </w:pPr>
    </w:p>
    <w:p w14:paraId="62AC7A51" w14:textId="77777777" w:rsidR="00C04B5B" w:rsidRPr="00BE1DB2" w:rsidRDefault="00C04B5B" w:rsidP="00340111">
      <w:pPr>
        <w:spacing w:line="360" w:lineRule="auto"/>
        <w:ind w:left="142"/>
        <w:jc w:val="both"/>
        <w:rPr>
          <w:rFonts w:ascii="Arial" w:hAnsi="Arial" w:cs="Arial"/>
          <w:color w:val="000000" w:themeColor="text1"/>
        </w:rPr>
      </w:pPr>
    </w:p>
    <w:p w14:paraId="039A774D" w14:textId="77777777" w:rsidR="00C04B5B" w:rsidRPr="00BE1DB2" w:rsidRDefault="00C04B5B" w:rsidP="00340111">
      <w:pPr>
        <w:spacing w:line="360" w:lineRule="auto"/>
        <w:ind w:left="142"/>
        <w:jc w:val="both"/>
        <w:rPr>
          <w:rFonts w:ascii="Arial" w:hAnsi="Arial" w:cs="Arial"/>
          <w:color w:val="000000" w:themeColor="text1"/>
        </w:rPr>
      </w:pPr>
    </w:p>
    <w:p w14:paraId="358F4942" w14:textId="77777777" w:rsidR="00C04B5B" w:rsidRPr="00BE1DB2" w:rsidRDefault="00C04B5B" w:rsidP="00340111">
      <w:pPr>
        <w:spacing w:line="360" w:lineRule="auto"/>
        <w:ind w:left="142"/>
        <w:jc w:val="both"/>
        <w:rPr>
          <w:rFonts w:ascii="Arial" w:hAnsi="Arial" w:cs="Arial"/>
          <w:color w:val="000000" w:themeColor="text1"/>
        </w:rPr>
      </w:pPr>
    </w:p>
    <w:tbl>
      <w:tblPr>
        <w:tblW w:w="9444" w:type="dxa"/>
        <w:jc w:val="center"/>
        <w:tblLayout w:type="fixed"/>
        <w:tblCellMar>
          <w:left w:w="70" w:type="dxa"/>
          <w:right w:w="70" w:type="dxa"/>
        </w:tblCellMar>
        <w:tblLook w:val="0000" w:firstRow="0" w:lastRow="0" w:firstColumn="0" w:lastColumn="0" w:noHBand="0" w:noVBand="0"/>
      </w:tblPr>
      <w:tblGrid>
        <w:gridCol w:w="4395"/>
        <w:gridCol w:w="797"/>
        <w:gridCol w:w="4252"/>
      </w:tblGrid>
      <w:tr w:rsidR="00F97772" w:rsidRPr="00BE1DB2" w14:paraId="1549CD14" w14:textId="77777777" w:rsidTr="008C5F36">
        <w:trPr>
          <w:jc w:val="center"/>
        </w:trPr>
        <w:tc>
          <w:tcPr>
            <w:tcW w:w="4395" w:type="dxa"/>
            <w:tcBorders>
              <w:top w:val="single" w:sz="4" w:space="0" w:color="auto"/>
            </w:tcBorders>
          </w:tcPr>
          <w:p w14:paraId="54FA3255" w14:textId="3ADAD6BA" w:rsidR="00C04B5B" w:rsidRPr="001B0C3A" w:rsidRDefault="00C04B5B" w:rsidP="00340111">
            <w:pPr>
              <w:spacing w:before="120"/>
              <w:ind w:left="142" w:right="-216"/>
              <w:jc w:val="center"/>
              <w:rPr>
                <w:rFonts w:ascii="Arial" w:hAnsi="Arial" w:cs="Arial"/>
                <w:b/>
                <w:bCs/>
                <w:color w:val="000000" w:themeColor="text1"/>
                <w:shd w:val="clear" w:color="auto" w:fill="FFFFFF"/>
              </w:rPr>
            </w:pPr>
            <w:r w:rsidRPr="001B0C3A">
              <w:rPr>
                <w:rFonts w:ascii="Arial" w:hAnsi="Arial" w:cs="Arial"/>
                <w:b/>
                <w:bCs/>
                <w:color w:val="000000" w:themeColor="text1"/>
              </w:rPr>
              <w:t>Ing. Juan Pablo Zaldumbide,</w:t>
            </w:r>
            <w:r w:rsidRPr="001B0C3A">
              <w:rPr>
                <w:rFonts w:ascii="Arial" w:hAnsi="Arial" w:cs="Arial"/>
                <w:b/>
                <w:bCs/>
                <w:color w:val="000000" w:themeColor="text1"/>
                <w:shd w:val="clear" w:color="auto" w:fill="F4F4F4"/>
              </w:rPr>
              <w:t xml:space="preserve"> </w:t>
            </w:r>
            <w:proofErr w:type="spellStart"/>
            <w:r w:rsidRPr="001B0C3A">
              <w:rPr>
                <w:rFonts w:ascii="Arial" w:hAnsi="Arial" w:cs="Arial"/>
                <w:b/>
                <w:bCs/>
                <w:color w:val="000000" w:themeColor="text1"/>
                <w:shd w:val="clear" w:color="auto" w:fill="FFFFFF"/>
              </w:rPr>
              <w:t>MSc</w:t>
            </w:r>
            <w:proofErr w:type="spellEnd"/>
            <w:r w:rsidRPr="001B0C3A">
              <w:rPr>
                <w:rFonts w:ascii="Arial" w:hAnsi="Arial" w:cs="Arial"/>
                <w:b/>
                <w:bCs/>
                <w:color w:val="000000" w:themeColor="text1"/>
                <w:shd w:val="clear" w:color="auto" w:fill="FFFFFF"/>
              </w:rPr>
              <w:t>.</w:t>
            </w:r>
          </w:p>
          <w:p w14:paraId="1D69BA0D" w14:textId="77777777" w:rsidR="00C04B5B" w:rsidRPr="00BE1DB2" w:rsidRDefault="00C04B5B" w:rsidP="00340111">
            <w:pPr>
              <w:spacing w:before="120"/>
              <w:ind w:left="142"/>
              <w:jc w:val="center"/>
              <w:rPr>
                <w:rFonts w:ascii="Arial" w:hAnsi="Arial" w:cs="Arial"/>
                <w:color w:val="000000" w:themeColor="text1"/>
              </w:rPr>
            </w:pPr>
            <w:r w:rsidRPr="00BE1DB2">
              <w:rPr>
                <w:rFonts w:ascii="Arial" w:hAnsi="Arial" w:cs="Arial"/>
                <w:color w:val="000000" w:themeColor="text1"/>
                <w:shd w:val="clear" w:color="auto" w:fill="FFFFFF"/>
              </w:rPr>
              <w:t>DIRECTOR DE PROYECTO</w:t>
            </w:r>
          </w:p>
        </w:tc>
        <w:tc>
          <w:tcPr>
            <w:tcW w:w="797" w:type="dxa"/>
          </w:tcPr>
          <w:p w14:paraId="7C135006" w14:textId="77777777" w:rsidR="00C04B5B" w:rsidRPr="00BE1DB2" w:rsidRDefault="00C04B5B" w:rsidP="00340111">
            <w:pPr>
              <w:spacing w:before="120"/>
              <w:ind w:left="142"/>
              <w:jc w:val="center"/>
              <w:rPr>
                <w:rFonts w:ascii="Arial" w:hAnsi="Arial" w:cs="Arial"/>
                <w:b/>
                <w:color w:val="000000" w:themeColor="text1"/>
              </w:rPr>
            </w:pPr>
          </w:p>
        </w:tc>
        <w:tc>
          <w:tcPr>
            <w:tcW w:w="4252" w:type="dxa"/>
            <w:tcBorders>
              <w:top w:val="single" w:sz="4" w:space="0" w:color="auto"/>
            </w:tcBorders>
          </w:tcPr>
          <w:p w14:paraId="0BF1E514" w14:textId="76BDE9E8" w:rsidR="00C04B5B" w:rsidRPr="001B0C3A" w:rsidRDefault="001B0C3A" w:rsidP="00340111">
            <w:pPr>
              <w:spacing w:before="120"/>
              <w:ind w:left="142" w:right="-720"/>
              <w:rPr>
                <w:rFonts w:ascii="Arial" w:hAnsi="Arial" w:cs="Arial"/>
                <w:b/>
                <w:bCs/>
                <w:color w:val="000000" w:themeColor="text1"/>
                <w:szCs w:val="24"/>
              </w:rPr>
            </w:pPr>
            <w:r>
              <w:rPr>
                <w:rFonts w:ascii="Arial" w:hAnsi="Arial" w:cs="Arial"/>
                <w:b/>
                <w:bCs/>
                <w:color w:val="000000" w:themeColor="text1"/>
              </w:rPr>
              <w:t xml:space="preserve">        </w:t>
            </w:r>
            <w:r w:rsidR="00C04B5B" w:rsidRPr="001B0C3A">
              <w:rPr>
                <w:rFonts w:ascii="Arial" w:hAnsi="Arial" w:cs="Arial"/>
                <w:b/>
                <w:bCs/>
                <w:color w:val="000000" w:themeColor="text1"/>
              </w:rPr>
              <w:t xml:space="preserve">Ing. Luz </w:t>
            </w:r>
            <w:r w:rsidR="00C04B5B" w:rsidRPr="001B0C3A">
              <w:rPr>
                <w:rFonts w:ascii="Arial" w:hAnsi="Arial" w:cs="Arial"/>
                <w:b/>
                <w:bCs/>
                <w:color w:val="000000" w:themeColor="text1"/>
                <w:szCs w:val="24"/>
              </w:rPr>
              <w:t>Marina Vintimilla</w:t>
            </w:r>
            <w:r w:rsidR="008C7155" w:rsidRPr="001B0C3A">
              <w:rPr>
                <w:rFonts w:ascii="Arial" w:hAnsi="Arial" w:cs="Arial"/>
                <w:b/>
                <w:bCs/>
                <w:color w:val="000000" w:themeColor="text1"/>
                <w:szCs w:val="24"/>
              </w:rPr>
              <w:t xml:space="preserve">, </w:t>
            </w:r>
            <w:proofErr w:type="spellStart"/>
            <w:r w:rsidR="008C7155" w:rsidRPr="001B0C3A">
              <w:rPr>
                <w:rFonts w:ascii="Arial" w:hAnsi="Arial" w:cs="Arial"/>
                <w:b/>
                <w:bCs/>
                <w:color w:val="000000" w:themeColor="text1"/>
                <w:szCs w:val="24"/>
              </w:rPr>
              <w:t>MS</w:t>
            </w:r>
            <w:r w:rsidRPr="001B0C3A">
              <w:rPr>
                <w:rFonts w:ascii="Arial" w:hAnsi="Arial" w:cs="Arial"/>
                <w:b/>
                <w:bCs/>
                <w:color w:val="000000" w:themeColor="text1"/>
                <w:szCs w:val="24"/>
              </w:rPr>
              <w:t>c</w:t>
            </w:r>
            <w:proofErr w:type="spellEnd"/>
          </w:p>
          <w:p w14:paraId="59EDDD25" w14:textId="77777777" w:rsidR="00C04B5B" w:rsidRPr="00BE1DB2" w:rsidRDefault="00C04B5B" w:rsidP="00340111">
            <w:pPr>
              <w:spacing w:before="120"/>
              <w:ind w:left="142"/>
              <w:jc w:val="center"/>
              <w:rPr>
                <w:rFonts w:ascii="Arial" w:hAnsi="Arial" w:cs="Arial"/>
                <w:color w:val="000000" w:themeColor="text1"/>
              </w:rPr>
            </w:pPr>
            <w:r w:rsidRPr="00BE1DB2">
              <w:rPr>
                <w:rFonts w:ascii="Arial" w:hAnsi="Arial" w:cs="Arial"/>
                <w:color w:val="000000" w:themeColor="text1"/>
                <w:szCs w:val="24"/>
              </w:rPr>
              <w:t>CODIRECTORA DE PROYECTO</w:t>
            </w:r>
          </w:p>
        </w:tc>
      </w:tr>
    </w:tbl>
    <w:p w14:paraId="58F7C9EF" w14:textId="57DF88C8" w:rsidR="00382179" w:rsidRPr="00BE1DB2" w:rsidRDefault="00382179" w:rsidP="00340111">
      <w:pPr>
        <w:spacing w:line="360" w:lineRule="auto"/>
        <w:ind w:left="142"/>
        <w:jc w:val="both"/>
        <w:rPr>
          <w:rFonts w:ascii="Arial" w:hAnsi="Arial" w:cs="Arial"/>
          <w:color w:val="000000" w:themeColor="text1"/>
        </w:rPr>
      </w:pPr>
      <w:r w:rsidRPr="00BE1DB2">
        <w:rPr>
          <w:rFonts w:ascii="Arial" w:hAnsi="Arial" w:cs="Arial"/>
          <w:color w:val="000000" w:themeColor="text1"/>
        </w:rPr>
        <w:br w:type="page"/>
      </w:r>
    </w:p>
    <w:p w14:paraId="350AB80E" w14:textId="3C86CB44" w:rsidR="00382179" w:rsidRPr="00196C2B" w:rsidRDefault="00382179" w:rsidP="00196C2B">
      <w:pPr>
        <w:pStyle w:val="Ttulo1"/>
        <w:jc w:val="center"/>
        <w:rPr>
          <w:rFonts w:ascii="Arial" w:hAnsi="Arial" w:cs="Arial"/>
          <w:b/>
          <w:bCs/>
          <w:color w:val="auto"/>
          <w:sz w:val="28"/>
          <w:szCs w:val="28"/>
        </w:rPr>
      </w:pPr>
      <w:bookmarkStart w:id="4" w:name="_Toc45264800"/>
      <w:r w:rsidRPr="00196C2B">
        <w:rPr>
          <w:rFonts w:ascii="Arial" w:hAnsi="Arial" w:cs="Arial"/>
          <w:b/>
          <w:bCs/>
          <w:color w:val="auto"/>
          <w:sz w:val="28"/>
          <w:szCs w:val="28"/>
        </w:rPr>
        <w:lastRenderedPageBreak/>
        <w:t>AGRADECIMIENTO</w:t>
      </w:r>
      <w:bookmarkEnd w:id="4"/>
    </w:p>
    <w:p w14:paraId="1A30B6F6" w14:textId="77777777" w:rsidR="00580D44" w:rsidRPr="00BE1DB2" w:rsidRDefault="00580D44" w:rsidP="00340111">
      <w:pPr>
        <w:ind w:left="142"/>
        <w:jc w:val="center"/>
        <w:rPr>
          <w:rFonts w:ascii="Arial" w:hAnsi="Arial" w:cs="Arial"/>
          <w:b/>
          <w:bCs/>
          <w:color w:val="000000" w:themeColor="text1"/>
          <w:sz w:val="28"/>
          <w:szCs w:val="28"/>
        </w:rPr>
      </w:pPr>
    </w:p>
    <w:p w14:paraId="25F85B13" w14:textId="77777777" w:rsidR="005E3370" w:rsidRPr="00BE1DB2" w:rsidRDefault="00C04B5B"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Quiero agradecer al de arriba mi Dios, por darme la fuerza, la voluntad y más que todo su bendición, por permitirme cumplir las cosas que me he propuesto y lograrlo de a poco</w:t>
      </w:r>
      <w:r w:rsidR="005E3370" w:rsidRPr="00BE1DB2">
        <w:rPr>
          <w:rFonts w:ascii="Arial" w:hAnsi="Arial" w:cs="Arial"/>
          <w:color w:val="000000" w:themeColor="text1"/>
        </w:rPr>
        <w:t>.</w:t>
      </w:r>
    </w:p>
    <w:p w14:paraId="7743CFF1" w14:textId="088E9F85" w:rsidR="005E3370" w:rsidRPr="00BE1DB2" w:rsidRDefault="005E3370"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 mi madre, María Cando por su apoyo, paciencia y más que todo el amor puro que me ha brindado y me lo sigue brindado a lo largo de mi vida tanto educativamente, como profesionalmente, y a pesar de las duras batallas que se le ha presentado no ha dejado de luchar a mi lado, gracias, madre mía.</w:t>
      </w:r>
    </w:p>
    <w:p w14:paraId="2EE5DC30" w14:textId="5C2B92F7" w:rsidR="005E3370" w:rsidRPr="00BE1DB2" w:rsidRDefault="005E3370"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 mi hermano Juan F. Villavicencio </w:t>
      </w:r>
      <w:r w:rsidR="001E340E" w:rsidRPr="00BE1DB2">
        <w:rPr>
          <w:rFonts w:ascii="Arial" w:hAnsi="Arial" w:cs="Arial"/>
          <w:color w:val="000000" w:themeColor="text1"/>
        </w:rPr>
        <w:t>que,</w:t>
      </w:r>
      <w:r w:rsidRPr="00BE1DB2">
        <w:rPr>
          <w:rFonts w:ascii="Arial" w:hAnsi="Arial" w:cs="Arial"/>
          <w:color w:val="000000" w:themeColor="text1"/>
        </w:rPr>
        <w:t xml:space="preserve"> </w:t>
      </w:r>
      <w:r w:rsidR="001E340E" w:rsidRPr="00BE1DB2">
        <w:rPr>
          <w:rFonts w:ascii="Arial" w:hAnsi="Arial" w:cs="Arial"/>
          <w:color w:val="000000" w:themeColor="text1"/>
        </w:rPr>
        <w:t>a</w:t>
      </w:r>
      <w:r w:rsidRPr="00BE1DB2">
        <w:rPr>
          <w:rFonts w:ascii="Arial" w:hAnsi="Arial" w:cs="Arial"/>
          <w:color w:val="000000" w:themeColor="text1"/>
        </w:rPr>
        <w:t xml:space="preserve"> pesar de mi mal carácter,</w:t>
      </w:r>
      <w:r w:rsidR="005374C4" w:rsidRPr="00BE1DB2">
        <w:rPr>
          <w:rFonts w:ascii="Arial" w:hAnsi="Arial" w:cs="Arial"/>
          <w:color w:val="000000" w:themeColor="text1"/>
        </w:rPr>
        <w:t xml:space="preserve"> estuviste ahí siendo un apoyo, ayudándole a mi madre y velando por mí, hoy</w:t>
      </w:r>
      <w:r w:rsidRPr="00BE1DB2">
        <w:rPr>
          <w:rFonts w:ascii="Arial" w:hAnsi="Arial" w:cs="Arial"/>
          <w:color w:val="000000" w:themeColor="text1"/>
        </w:rPr>
        <w:t xml:space="preserve"> que estas al otro lado del mundo </w:t>
      </w:r>
      <w:r w:rsidR="005374C4" w:rsidRPr="00BE1DB2">
        <w:rPr>
          <w:rFonts w:ascii="Arial" w:hAnsi="Arial" w:cs="Arial"/>
          <w:color w:val="000000" w:themeColor="text1"/>
        </w:rPr>
        <w:t>tratando de ser un mejor profesional, te dedico el esfuerzo invertido y tú lo multipliques.</w:t>
      </w:r>
    </w:p>
    <w:p w14:paraId="4252DB65" w14:textId="388DA2EE" w:rsidR="005374C4"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 mis tías, por los consejos que me dieron desde que era un niño, para ser una persona y un hombre de bien, nunca darme la espalda y apoyarme en las cosas que necesitaba.</w:t>
      </w:r>
    </w:p>
    <w:p w14:paraId="2842F762" w14:textId="4EB3D9A3" w:rsidR="005374C4"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 mi tío, a quien considero como un padre, una persona </w:t>
      </w:r>
      <w:r w:rsidR="001B0C3A">
        <w:rPr>
          <w:rFonts w:ascii="Arial" w:hAnsi="Arial" w:cs="Arial"/>
          <w:color w:val="000000" w:themeColor="text1"/>
        </w:rPr>
        <w:t>í</w:t>
      </w:r>
      <w:r w:rsidRPr="00BE1DB2">
        <w:rPr>
          <w:rFonts w:ascii="Arial" w:hAnsi="Arial" w:cs="Arial"/>
          <w:color w:val="000000" w:themeColor="text1"/>
        </w:rPr>
        <w:t>ntegra el cual me ha inculcado los valores y nunca darse por vencido y luchar hasta conseguir las cosas que deseas.</w:t>
      </w:r>
    </w:p>
    <w:p w14:paraId="1EFF04DF" w14:textId="72A7F7BF" w:rsidR="007E5137"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Al Ing. Za</w:t>
      </w:r>
      <w:r w:rsidR="007E5137" w:rsidRPr="00BE1DB2">
        <w:rPr>
          <w:rFonts w:ascii="Arial" w:hAnsi="Arial" w:cs="Arial"/>
          <w:color w:val="000000" w:themeColor="text1"/>
        </w:rPr>
        <w:t>l</w:t>
      </w:r>
      <w:r w:rsidRPr="00BE1DB2">
        <w:rPr>
          <w:rFonts w:ascii="Arial" w:hAnsi="Arial" w:cs="Arial"/>
          <w:color w:val="000000" w:themeColor="text1"/>
        </w:rPr>
        <w:t>dumbide</w:t>
      </w:r>
      <w:r w:rsidR="007E5137" w:rsidRPr="00BE1DB2">
        <w:rPr>
          <w:rFonts w:ascii="Arial" w:hAnsi="Arial" w:cs="Arial"/>
          <w:color w:val="000000" w:themeColor="text1"/>
        </w:rPr>
        <w:t xml:space="preserve">, por tenerme paciencia, apoyarme, y esperarme para culminar con este proyecto, por ser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que un Ingeniero, una gran persona y un amigo, gracias por dedicarme lo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importante que es el tiempo.</w:t>
      </w:r>
    </w:p>
    <w:p w14:paraId="3D9B3B30" w14:textId="4644C0A9" w:rsidR="0062016C" w:rsidRPr="00BE1DB2" w:rsidRDefault="0062016C" w:rsidP="00340111">
      <w:pPr>
        <w:ind w:left="142"/>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r w:rsidRPr="00BE1DB2">
        <w:rPr>
          <w:rFonts w:ascii="Arial" w:hAnsi="Arial" w:cs="Arial"/>
          <w:color w:val="000000" w:themeColor="text1"/>
        </w:rPr>
        <w:tab/>
      </w:r>
      <w:r w:rsidRPr="00BE1DB2">
        <w:rPr>
          <w:rFonts w:ascii="Arial" w:hAnsi="Arial" w:cs="Arial"/>
          <w:color w:val="000000" w:themeColor="text1"/>
        </w:rPr>
        <w:br w:type="page"/>
      </w:r>
    </w:p>
    <w:p w14:paraId="7F8D4F1A" w14:textId="59E7CB3D" w:rsidR="00382179" w:rsidRPr="00196C2B" w:rsidRDefault="008D7519" w:rsidP="00196C2B">
      <w:pPr>
        <w:pStyle w:val="Ttulo1"/>
        <w:jc w:val="center"/>
        <w:rPr>
          <w:rFonts w:ascii="Arial" w:hAnsi="Arial" w:cs="Arial"/>
          <w:b/>
          <w:bCs/>
          <w:color w:val="auto"/>
          <w:sz w:val="28"/>
          <w:szCs w:val="28"/>
        </w:rPr>
      </w:pPr>
      <w:bookmarkStart w:id="5" w:name="_Toc45264801"/>
      <w:r w:rsidRPr="00196C2B">
        <w:rPr>
          <w:rFonts w:ascii="Arial" w:hAnsi="Arial" w:cs="Arial"/>
          <w:b/>
          <w:bCs/>
          <w:color w:val="auto"/>
          <w:sz w:val="28"/>
          <w:szCs w:val="28"/>
        </w:rPr>
        <w:lastRenderedPageBreak/>
        <w:t>DEDICATORIA</w:t>
      </w:r>
      <w:bookmarkEnd w:id="5"/>
    </w:p>
    <w:p w14:paraId="2C6CD521" w14:textId="77777777" w:rsidR="00580D44" w:rsidRPr="00BE1DB2" w:rsidRDefault="00580D44" w:rsidP="00340111">
      <w:pPr>
        <w:ind w:left="142"/>
        <w:jc w:val="center"/>
        <w:rPr>
          <w:rFonts w:ascii="Arial" w:hAnsi="Arial" w:cs="Arial"/>
          <w:color w:val="000000" w:themeColor="text1"/>
        </w:rPr>
      </w:pPr>
    </w:p>
    <w:p w14:paraId="363154AA" w14:textId="05F298F2" w:rsidR="007E5137" w:rsidRPr="00BE1DB2" w:rsidRDefault="007E5137"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Me inclino siempre a</w:t>
      </w:r>
      <w:r w:rsidR="0062016C" w:rsidRPr="00BE1DB2">
        <w:rPr>
          <w:rFonts w:ascii="Arial" w:hAnsi="Arial" w:cs="Arial"/>
          <w:color w:val="000000" w:themeColor="text1"/>
        </w:rPr>
        <w:t>nte</w:t>
      </w:r>
      <w:r w:rsidRPr="00BE1DB2">
        <w:rPr>
          <w:rFonts w:ascii="Arial" w:hAnsi="Arial" w:cs="Arial"/>
          <w:color w:val="000000" w:themeColor="text1"/>
        </w:rPr>
        <w:t xml:space="preserve"> mi Dios</w:t>
      </w:r>
      <w:r w:rsidR="0062016C" w:rsidRPr="00BE1DB2">
        <w:rPr>
          <w:rFonts w:ascii="Arial" w:hAnsi="Arial" w:cs="Arial"/>
          <w:color w:val="000000" w:themeColor="text1"/>
        </w:rPr>
        <w:t xml:space="preserve"> tan solo el me conoce</w:t>
      </w:r>
      <w:r w:rsidRPr="00BE1DB2">
        <w:rPr>
          <w:rFonts w:ascii="Arial" w:hAnsi="Arial" w:cs="Arial"/>
          <w:color w:val="000000" w:themeColor="text1"/>
        </w:rPr>
        <w:t>,</w:t>
      </w:r>
      <w:r w:rsidR="0062016C" w:rsidRPr="00BE1DB2">
        <w:rPr>
          <w:rFonts w:ascii="Arial" w:hAnsi="Arial" w:cs="Arial"/>
          <w:color w:val="000000" w:themeColor="text1"/>
        </w:rPr>
        <w:t xml:space="preserve"> me cría, me guía, con su bendición siempre voy de frente.</w:t>
      </w:r>
    </w:p>
    <w:p w14:paraId="6B2090B4" w14:textId="736C2ED0" w:rsidR="007E5137" w:rsidRPr="00BE1DB2" w:rsidRDefault="007E5137"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Este proyecto se lo quiero dedicar a mi familia, en lo principal a mi madre quien siempre estuvo presente en las malas noches, y me alentó hasta el </w:t>
      </w:r>
      <w:r w:rsidR="00861571" w:rsidRPr="00BE1DB2">
        <w:rPr>
          <w:rFonts w:ascii="Arial" w:hAnsi="Arial" w:cs="Arial"/>
          <w:color w:val="000000" w:themeColor="text1"/>
        </w:rPr>
        <w:t>último</w:t>
      </w:r>
      <w:r w:rsidRPr="00BE1DB2">
        <w:rPr>
          <w:rFonts w:ascii="Arial" w:hAnsi="Arial" w:cs="Arial"/>
          <w:color w:val="000000" w:themeColor="text1"/>
        </w:rPr>
        <w:t xml:space="preserve"> para seguir estudiando y obtener el título.</w:t>
      </w:r>
    </w:p>
    <w:p w14:paraId="6FD62EC3" w14:textId="6CF2599D" w:rsidR="0062016C" w:rsidRPr="00BE1DB2" w:rsidRDefault="0062016C" w:rsidP="00340111">
      <w:pPr>
        <w:spacing w:line="360" w:lineRule="auto"/>
        <w:ind w:left="142"/>
        <w:jc w:val="both"/>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p>
    <w:p w14:paraId="4517D28F" w14:textId="5325A30B" w:rsidR="008D7519" w:rsidRPr="00BE1DB2" w:rsidRDefault="007E5137" w:rsidP="0062016C">
      <w:pPr>
        <w:jc w:val="both"/>
        <w:rPr>
          <w:rFonts w:ascii="Arial" w:hAnsi="Arial" w:cs="Arial"/>
          <w:color w:val="000000" w:themeColor="text1"/>
        </w:rPr>
      </w:pPr>
      <w:r w:rsidRPr="00BE1DB2">
        <w:rPr>
          <w:rFonts w:ascii="Arial" w:hAnsi="Arial" w:cs="Arial"/>
          <w:color w:val="000000" w:themeColor="text1"/>
        </w:rPr>
        <w:br w:type="page"/>
      </w:r>
    </w:p>
    <w:bookmarkStart w:id="6" w:name="_Toc45264802" w:displacedByCustomXml="next"/>
    <w:sdt>
      <w:sdtPr>
        <w:rPr>
          <w:rFonts w:eastAsiaTheme="minorHAnsi"/>
          <w:lang w:val="es-ES"/>
        </w:rPr>
        <w:id w:val="-580993649"/>
        <w:docPartObj>
          <w:docPartGallery w:val="Table of Contents"/>
          <w:docPartUnique/>
        </w:docPartObj>
      </w:sdtPr>
      <w:sdtEndPr>
        <w:rPr>
          <w:rFonts w:ascii="Arial" w:hAnsi="Arial" w:cs="Arial"/>
          <w:color w:val="000000" w:themeColor="text1"/>
          <w:sz w:val="22"/>
          <w:szCs w:val="22"/>
          <w:lang w:eastAsia="en-US"/>
        </w:rPr>
      </w:sdtEndPr>
      <w:sdtContent>
        <w:p w14:paraId="2F2E77D5" w14:textId="2B3B77AF" w:rsidR="00E029D4" w:rsidRPr="00196C2B" w:rsidRDefault="00196C2B" w:rsidP="00196C2B">
          <w:pPr>
            <w:pStyle w:val="Ttulo1"/>
            <w:jc w:val="center"/>
            <w:rPr>
              <w:rStyle w:val="Ttulo1Car"/>
              <w:rFonts w:ascii="Arial" w:hAnsi="Arial" w:cs="Arial"/>
              <w:b/>
              <w:bCs/>
              <w:color w:val="auto"/>
              <w:sz w:val="28"/>
              <w:szCs w:val="28"/>
            </w:rPr>
          </w:pPr>
          <w:r w:rsidRPr="00196C2B">
            <w:rPr>
              <w:rFonts w:ascii="Arial" w:eastAsiaTheme="minorHAnsi" w:hAnsi="Arial" w:cs="Arial"/>
              <w:b/>
              <w:bCs/>
              <w:color w:val="auto"/>
              <w:sz w:val="28"/>
              <w:szCs w:val="28"/>
              <w:lang w:val="es-ES"/>
            </w:rPr>
            <w:t>ÍNDICE DE CONTENIDO</w:t>
          </w:r>
          <w:bookmarkEnd w:id="6"/>
        </w:p>
        <w:p w14:paraId="510EE094" w14:textId="6BD7791F" w:rsidR="00AA23A6" w:rsidRPr="00AA23A6" w:rsidRDefault="00E029D4">
          <w:pPr>
            <w:pStyle w:val="TDC1"/>
            <w:rPr>
              <w:rFonts w:eastAsiaTheme="minorEastAsia"/>
              <w:noProof/>
              <w:lang w:eastAsia="es-EC"/>
            </w:rPr>
          </w:pPr>
          <w:r w:rsidRPr="00A27BBB">
            <w:rPr>
              <w:rFonts w:ascii="Arial" w:hAnsi="Arial" w:cs="Arial"/>
              <w:color w:val="000000" w:themeColor="text1"/>
            </w:rPr>
            <w:fldChar w:fldCharType="begin"/>
          </w:r>
          <w:r w:rsidRPr="00A27BBB">
            <w:rPr>
              <w:rFonts w:ascii="Arial" w:hAnsi="Arial" w:cs="Arial"/>
              <w:color w:val="000000" w:themeColor="text1"/>
            </w:rPr>
            <w:instrText xml:space="preserve"> TOC \o "1-3" \h \z \u </w:instrText>
          </w:r>
          <w:r w:rsidRPr="00A27BBB">
            <w:rPr>
              <w:rFonts w:ascii="Arial" w:hAnsi="Arial" w:cs="Arial"/>
              <w:color w:val="000000" w:themeColor="text1"/>
            </w:rPr>
            <w:fldChar w:fldCharType="separate"/>
          </w:r>
          <w:hyperlink w:anchor="_Toc45264798" w:history="1">
            <w:r w:rsidR="00AA23A6" w:rsidRPr="00AA23A6">
              <w:rPr>
                <w:rStyle w:val="Hipervnculo"/>
                <w:rFonts w:ascii="Arial" w:hAnsi="Arial" w:cs="Arial"/>
                <w:noProof/>
              </w:rPr>
              <w:t>DECLARACIÓN</w:t>
            </w:r>
            <w:r w:rsidR="00AA23A6" w:rsidRPr="00AA23A6">
              <w:rPr>
                <w:noProof/>
                <w:webHidden/>
              </w:rPr>
              <w:tab/>
            </w:r>
            <w:r w:rsidR="00AA23A6" w:rsidRPr="00AA23A6">
              <w:rPr>
                <w:noProof/>
                <w:webHidden/>
              </w:rPr>
              <w:fldChar w:fldCharType="begin"/>
            </w:r>
            <w:r w:rsidR="00AA23A6" w:rsidRPr="00AA23A6">
              <w:rPr>
                <w:noProof/>
                <w:webHidden/>
              </w:rPr>
              <w:instrText xml:space="preserve"> PAGEREF _Toc45264798 \h </w:instrText>
            </w:r>
            <w:r w:rsidR="00AA23A6" w:rsidRPr="00AA23A6">
              <w:rPr>
                <w:noProof/>
                <w:webHidden/>
              </w:rPr>
            </w:r>
            <w:r w:rsidR="00AA23A6" w:rsidRPr="00AA23A6">
              <w:rPr>
                <w:noProof/>
                <w:webHidden/>
              </w:rPr>
              <w:fldChar w:fldCharType="separate"/>
            </w:r>
            <w:r w:rsidR="00AA23A6" w:rsidRPr="00AA23A6">
              <w:rPr>
                <w:noProof/>
                <w:webHidden/>
              </w:rPr>
              <w:t>I</w:t>
            </w:r>
            <w:r w:rsidR="00AA23A6" w:rsidRPr="00AA23A6">
              <w:rPr>
                <w:noProof/>
                <w:webHidden/>
              </w:rPr>
              <w:fldChar w:fldCharType="end"/>
            </w:r>
          </w:hyperlink>
        </w:p>
        <w:p w14:paraId="42CA8115" w14:textId="004A4153" w:rsidR="00AA23A6" w:rsidRPr="00AA23A6" w:rsidRDefault="00AA23A6">
          <w:pPr>
            <w:pStyle w:val="TDC1"/>
            <w:rPr>
              <w:rFonts w:eastAsiaTheme="minorEastAsia"/>
              <w:noProof/>
              <w:lang w:eastAsia="es-EC"/>
            </w:rPr>
          </w:pPr>
          <w:hyperlink w:anchor="_Toc45264799" w:history="1">
            <w:r w:rsidRPr="00AA23A6">
              <w:rPr>
                <w:rStyle w:val="Hipervnculo"/>
                <w:rFonts w:ascii="Arial" w:hAnsi="Arial" w:cs="Arial"/>
                <w:noProof/>
              </w:rPr>
              <w:t>CERTIFICACIÓN</w:t>
            </w:r>
            <w:r w:rsidRPr="00AA23A6">
              <w:rPr>
                <w:noProof/>
                <w:webHidden/>
              </w:rPr>
              <w:tab/>
            </w:r>
            <w:r w:rsidRPr="00AA23A6">
              <w:rPr>
                <w:noProof/>
                <w:webHidden/>
              </w:rPr>
              <w:fldChar w:fldCharType="begin"/>
            </w:r>
            <w:r w:rsidRPr="00AA23A6">
              <w:rPr>
                <w:noProof/>
                <w:webHidden/>
              </w:rPr>
              <w:instrText xml:space="preserve"> PAGEREF _Toc45264799 \h </w:instrText>
            </w:r>
            <w:r w:rsidRPr="00AA23A6">
              <w:rPr>
                <w:noProof/>
                <w:webHidden/>
              </w:rPr>
            </w:r>
            <w:r w:rsidRPr="00AA23A6">
              <w:rPr>
                <w:noProof/>
                <w:webHidden/>
              </w:rPr>
              <w:fldChar w:fldCharType="separate"/>
            </w:r>
            <w:r w:rsidRPr="00AA23A6">
              <w:rPr>
                <w:noProof/>
                <w:webHidden/>
              </w:rPr>
              <w:t>II</w:t>
            </w:r>
            <w:r w:rsidRPr="00AA23A6">
              <w:rPr>
                <w:noProof/>
                <w:webHidden/>
              </w:rPr>
              <w:fldChar w:fldCharType="end"/>
            </w:r>
          </w:hyperlink>
        </w:p>
        <w:p w14:paraId="6DC6CB02" w14:textId="70E908B3" w:rsidR="00AA23A6" w:rsidRPr="00AA23A6" w:rsidRDefault="00AA23A6">
          <w:pPr>
            <w:pStyle w:val="TDC1"/>
            <w:rPr>
              <w:rFonts w:eastAsiaTheme="minorEastAsia"/>
              <w:noProof/>
              <w:lang w:eastAsia="es-EC"/>
            </w:rPr>
          </w:pPr>
          <w:hyperlink w:anchor="_Toc45264800" w:history="1">
            <w:r w:rsidRPr="00AA23A6">
              <w:rPr>
                <w:rStyle w:val="Hipervnculo"/>
                <w:rFonts w:ascii="Arial" w:hAnsi="Arial" w:cs="Arial"/>
                <w:noProof/>
              </w:rPr>
              <w:t>AGRADECIMIENTO</w:t>
            </w:r>
            <w:r w:rsidRPr="00AA23A6">
              <w:rPr>
                <w:noProof/>
                <w:webHidden/>
              </w:rPr>
              <w:tab/>
            </w:r>
            <w:r w:rsidRPr="00AA23A6">
              <w:rPr>
                <w:noProof/>
                <w:webHidden/>
              </w:rPr>
              <w:fldChar w:fldCharType="begin"/>
            </w:r>
            <w:r w:rsidRPr="00AA23A6">
              <w:rPr>
                <w:noProof/>
                <w:webHidden/>
              </w:rPr>
              <w:instrText xml:space="preserve"> PAGEREF _Toc45264800 \h </w:instrText>
            </w:r>
            <w:r w:rsidRPr="00AA23A6">
              <w:rPr>
                <w:noProof/>
                <w:webHidden/>
              </w:rPr>
            </w:r>
            <w:r w:rsidRPr="00AA23A6">
              <w:rPr>
                <w:noProof/>
                <w:webHidden/>
              </w:rPr>
              <w:fldChar w:fldCharType="separate"/>
            </w:r>
            <w:r w:rsidRPr="00AA23A6">
              <w:rPr>
                <w:noProof/>
                <w:webHidden/>
              </w:rPr>
              <w:t>III</w:t>
            </w:r>
            <w:r w:rsidRPr="00AA23A6">
              <w:rPr>
                <w:noProof/>
                <w:webHidden/>
              </w:rPr>
              <w:fldChar w:fldCharType="end"/>
            </w:r>
          </w:hyperlink>
        </w:p>
        <w:p w14:paraId="7E66F765" w14:textId="3300CC65" w:rsidR="00AA23A6" w:rsidRPr="00AA23A6" w:rsidRDefault="00AA23A6">
          <w:pPr>
            <w:pStyle w:val="TDC1"/>
            <w:rPr>
              <w:rFonts w:eastAsiaTheme="minorEastAsia"/>
              <w:noProof/>
              <w:lang w:eastAsia="es-EC"/>
            </w:rPr>
          </w:pPr>
          <w:hyperlink w:anchor="_Toc45264801" w:history="1">
            <w:r w:rsidRPr="00AA23A6">
              <w:rPr>
                <w:rStyle w:val="Hipervnculo"/>
                <w:rFonts w:ascii="Arial" w:hAnsi="Arial" w:cs="Arial"/>
                <w:noProof/>
              </w:rPr>
              <w:t>DEDICATORIA</w:t>
            </w:r>
            <w:r w:rsidRPr="00AA23A6">
              <w:rPr>
                <w:noProof/>
                <w:webHidden/>
              </w:rPr>
              <w:tab/>
            </w:r>
            <w:r w:rsidRPr="00AA23A6">
              <w:rPr>
                <w:noProof/>
                <w:webHidden/>
              </w:rPr>
              <w:fldChar w:fldCharType="begin"/>
            </w:r>
            <w:r w:rsidRPr="00AA23A6">
              <w:rPr>
                <w:noProof/>
                <w:webHidden/>
              </w:rPr>
              <w:instrText xml:space="preserve"> PAGEREF _Toc45264801 \h </w:instrText>
            </w:r>
            <w:r w:rsidRPr="00AA23A6">
              <w:rPr>
                <w:noProof/>
                <w:webHidden/>
              </w:rPr>
            </w:r>
            <w:r w:rsidRPr="00AA23A6">
              <w:rPr>
                <w:noProof/>
                <w:webHidden/>
              </w:rPr>
              <w:fldChar w:fldCharType="separate"/>
            </w:r>
            <w:r w:rsidRPr="00AA23A6">
              <w:rPr>
                <w:noProof/>
                <w:webHidden/>
              </w:rPr>
              <w:t>IV</w:t>
            </w:r>
            <w:r w:rsidRPr="00AA23A6">
              <w:rPr>
                <w:noProof/>
                <w:webHidden/>
              </w:rPr>
              <w:fldChar w:fldCharType="end"/>
            </w:r>
          </w:hyperlink>
        </w:p>
        <w:p w14:paraId="4F2DDEA4" w14:textId="605D4998" w:rsidR="00AA23A6" w:rsidRPr="00AA23A6" w:rsidRDefault="00AA23A6">
          <w:pPr>
            <w:pStyle w:val="TDC1"/>
            <w:rPr>
              <w:rFonts w:eastAsiaTheme="minorEastAsia"/>
              <w:noProof/>
              <w:lang w:eastAsia="es-EC"/>
            </w:rPr>
          </w:pPr>
          <w:hyperlink w:anchor="_Toc45264802" w:history="1">
            <w:r w:rsidRPr="00AA23A6">
              <w:rPr>
                <w:rStyle w:val="Hipervnculo"/>
                <w:rFonts w:ascii="Arial" w:hAnsi="Arial" w:cs="Arial"/>
                <w:noProof/>
                <w:lang w:val="es-ES"/>
              </w:rPr>
              <w:t>ÍNDICE DE CONTENIDO</w:t>
            </w:r>
            <w:r w:rsidRPr="00AA23A6">
              <w:rPr>
                <w:noProof/>
                <w:webHidden/>
              </w:rPr>
              <w:tab/>
            </w:r>
            <w:r w:rsidRPr="00AA23A6">
              <w:rPr>
                <w:noProof/>
                <w:webHidden/>
              </w:rPr>
              <w:fldChar w:fldCharType="begin"/>
            </w:r>
            <w:r w:rsidRPr="00AA23A6">
              <w:rPr>
                <w:noProof/>
                <w:webHidden/>
              </w:rPr>
              <w:instrText xml:space="preserve"> PAGEREF _Toc45264802 \h </w:instrText>
            </w:r>
            <w:r w:rsidRPr="00AA23A6">
              <w:rPr>
                <w:noProof/>
                <w:webHidden/>
              </w:rPr>
            </w:r>
            <w:r w:rsidRPr="00AA23A6">
              <w:rPr>
                <w:noProof/>
                <w:webHidden/>
              </w:rPr>
              <w:fldChar w:fldCharType="separate"/>
            </w:r>
            <w:r w:rsidRPr="00AA23A6">
              <w:rPr>
                <w:noProof/>
                <w:webHidden/>
              </w:rPr>
              <w:t>V</w:t>
            </w:r>
            <w:r w:rsidRPr="00AA23A6">
              <w:rPr>
                <w:noProof/>
                <w:webHidden/>
              </w:rPr>
              <w:fldChar w:fldCharType="end"/>
            </w:r>
          </w:hyperlink>
        </w:p>
        <w:p w14:paraId="2DC32AA5" w14:textId="59E836C7" w:rsidR="00AA23A6" w:rsidRPr="00AA23A6" w:rsidRDefault="00AA23A6">
          <w:pPr>
            <w:pStyle w:val="TDC1"/>
            <w:rPr>
              <w:rFonts w:eastAsiaTheme="minorEastAsia"/>
              <w:noProof/>
              <w:lang w:eastAsia="es-EC"/>
            </w:rPr>
          </w:pPr>
          <w:hyperlink w:anchor="_Toc45264803" w:history="1">
            <w:r w:rsidRPr="00AA23A6">
              <w:rPr>
                <w:rStyle w:val="Hipervnculo"/>
                <w:rFonts w:ascii="Arial" w:hAnsi="Arial" w:cs="Arial"/>
                <w:noProof/>
              </w:rPr>
              <w:t>ÍNDICE DE FIGURAS</w:t>
            </w:r>
            <w:r w:rsidRPr="00AA23A6">
              <w:rPr>
                <w:noProof/>
                <w:webHidden/>
              </w:rPr>
              <w:tab/>
            </w:r>
            <w:r w:rsidRPr="00AA23A6">
              <w:rPr>
                <w:noProof/>
                <w:webHidden/>
              </w:rPr>
              <w:fldChar w:fldCharType="begin"/>
            </w:r>
            <w:r w:rsidRPr="00AA23A6">
              <w:rPr>
                <w:noProof/>
                <w:webHidden/>
              </w:rPr>
              <w:instrText xml:space="preserve"> PAGEREF _Toc45264803 \h </w:instrText>
            </w:r>
            <w:r w:rsidRPr="00AA23A6">
              <w:rPr>
                <w:noProof/>
                <w:webHidden/>
              </w:rPr>
            </w:r>
            <w:r w:rsidRPr="00AA23A6">
              <w:rPr>
                <w:noProof/>
                <w:webHidden/>
              </w:rPr>
              <w:fldChar w:fldCharType="separate"/>
            </w:r>
            <w:r w:rsidRPr="00AA23A6">
              <w:rPr>
                <w:noProof/>
                <w:webHidden/>
              </w:rPr>
              <w:t>VII</w:t>
            </w:r>
            <w:r w:rsidRPr="00AA23A6">
              <w:rPr>
                <w:noProof/>
                <w:webHidden/>
              </w:rPr>
              <w:fldChar w:fldCharType="end"/>
            </w:r>
          </w:hyperlink>
        </w:p>
        <w:p w14:paraId="3347D974" w14:textId="32526F80" w:rsidR="00AA23A6" w:rsidRPr="00AA23A6" w:rsidRDefault="00AA23A6">
          <w:pPr>
            <w:pStyle w:val="TDC1"/>
            <w:rPr>
              <w:rFonts w:eastAsiaTheme="minorEastAsia"/>
              <w:noProof/>
              <w:lang w:eastAsia="es-EC"/>
            </w:rPr>
          </w:pPr>
          <w:hyperlink w:anchor="_Toc45264804" w:history="1">
            <w:r w:rsidRPr="00AA23A6">
              <w:rPr>
                <w:rStyle w:val="Hipervnculo"/>
                <w:rFonts w:ascii="Arial" w:hAnsi="Arial" w:cs="Arial"/>
                <w:noProof/>
              </w:rPr>
              <w:t>ÍNDICE DE TABLAS</w:t>
            </w:r>
            <w:r w:rsidRPr="00AA23A6">
              <w:rPr>
                <w:noProof/>
                <w:webHidden/>
              </w:rPr>
              <w:tab/>
            </w:r>
            <w:r w:rsidRPr="00AA23A6">
              <w:rPr>
                <w:noProof/>
                <w:webHidden/>
              </w:rPr>
              <w:fldChar w:fldCharType="begin"/>
            </w:r>
            <w:r w:rsidRPr="00AA23A6">
              <w:rPr>
                <w:noProof/>
                <w:webHidden/>
              </w:rPr>
              <w:instrText xml:space="preserve"> PAGEREF _Toc45264804 \h </w:instrText>
            </w:r>
            <w:r w:rsidRPr="00AA23A6">
              <w:rPr>
                <w:noProof/>
                <w:webHidden/>
              </w:rPr>
            </w:r>
            <w:r w:rsidRPr="00AA23A6">
              <w:rPr>
                <w:noProof/>
                <w:webHidden/>
              </w:rPr>
              <w:fldChar w:fldCharType="separate"/>
            </w:r>
            <w:r w:rsidRPr="00AA23A6">
              <w:rPr>
                <w:noProof/>
                <w:webHidden/>
              </w:rPr>
              <w:t>VIII</w:t>
            </w:r>
            <w:r w:rsidRPr="00AA23A6">
              <w:rPr>
                <w:noProof/>
                <w:webHidden/>
              </w:rPr>
              <w:fldChar w:fldCharType="end"/>
            </w:r>
          </w:hyperlink>
        </w:p>
        <w:p w14:paraId="666E04FD" w14:textId="4F8CE03F" w:rsidR="00AA23A6" w:rsidRPr="00AA23A6" w:rsidRDefault="00AA23A6">
          <w:pPr>
            <w:pStyle w:val="TDC1"/>
            <w:rPr>
              <w:rFonts w:eastAsiaTheme="minorEastAsia"/>
              <w:noProof/>
              <w:lang w:eastAsia="es-EC"/>
            </w:rPr>
          </w:pPr>
          <w:hyperlink w:anchor="_Toc45264805" w:history="1">
            <w:r w:rsidRPr="00AA23A6">
              <w:rPr>
                <w:rStyle w:val="Hipervnculo"/>
                <w:rFonts w:ascii="Arial" w:hAnsi="Arial" w:cs="Arial"/>
                <w:noProof/>
              </w:rPr>
              <w:t>RESUMEN</w:t>
            </w:r>
            <w:r w:rsidRPr="00AA23A6">
              <w:rPr>
                <w:noProof/>
                <w:webHidden/>
              </w:rPr>
              <w:tab/>
            </w:r>
            <w:r w:rsidRPr="00AA23A6">
              <w:rPr>
                <w:noProof/>
                <w:webHidden/>
              </w:rPr>
              <w:fldChar w:fldCharType="begin"/>
            </w:r>
            <w:r w:rsidRPr="00AA23A6">
              <w:rPr>
                <w:noProof/>
                <w:webHidden/>
              </w:rPr>
              <w:instrText xml:space="preserve"> PAGEREF _Toc45264805 \h </w:instrText>
            </w:r>
            <w:r w:rsidRPr="00AA23A6">
              <w:rPr>
                <w:noProof/>
                <w:webHidden/>
              </w:rPr>
            </w:r>
            <w:r w:rsidRPr="00AA23A6">
              <w:rPr>
                <w:noProof/>
                <w:webHidden/>
              </w:rPr>
              <w:fldChar w:fldCharType="separate"/>
            </w:r>
            <w:r w:rsidRPr="00AA23A6">
              <w:rPr>
                <w:noProof/>
                <w:webHidden/>
              </w:rPr>
              <w:t>XI</w:t>
            </w:r>
            <w:r w:rsidRPr="00AA23A6">
              <w:rPr>
                <w:noProof/>
                <w:webHidden/>
              </w:rPr>
              <w:fldChar w:fldCharType="end"/>
            </w:r>
          </w:hyperlink>
        </w:p>
        <w:p w14:paraId="25C2538D" w14:textId="4653AA73" w:rsidR="00AA23A6" w:rsidRPr="00AA23A6" w:rsidRDefault="00AA23A6">
          <w:pPr>
            <w:pStyle w:val="TDC1"/>
            <w:rPr>
              <w:rFonts w:eastAsiaTheme="minorEastAsia"/>
              <w:noProof/>
              <w:lang w:eastAsia="es-EC"/>
            </w:rPr>
          </w:pPr>
          <w:hyperlink w:anchor="_Toc45264806" w:history="1">
            <w:r w:rsidRPr="00AA23A6">
              <w:rPr>
                <w:rStyle w:val="Hipervnculo"/>
                <w:rFonts w:ascii="Arial" w:hAnsi="Arial" w:cs="Arial"/>
                <w:noProof/>
                <w:lang w:val="en-US"/>
              </w:rPr>
              <w:t>ABSTRACT</w:t>
            </w:r>
            <w:r w:rsidRPr="00AA23A6">
              <w:rPr>
                <w:noProof/>
                <w:webHidden/>
              </w:rPr>
              <w:tab/>
            </w:r>
            <w:r w:rsidRPr="00AA23A6">
              <w:rPr>
                <w:noProof/>
                <w:webHidden/>
              </w:rPr>
              <w:fldChar w:fldCharType="begin"/>
            </w:r>
            <w:r w:rsidRPr="00AA23A6">
              <w:rPr>
                <w:noProof/>
                <w:webHidden/>
              </w:rPr>
              <w:instrText xml:space="preserve"> PAGEREF _Toc45264806 \h </w:instrText>
            </w:r>
            <w:r w:rsidRPr="00AA23A6">
              <w:rPr>
                <w:noProof/>
                <w:webHidden/>
              </w:rPr>
            </w:r>
            <w:r w:rsidRPr="00AA23A6">
              <w:rPr>
                <w:noProof/>
                <w:webHidden/>
              </w:rPr>
              <w:fldChar w:fldCharType="separate"/>
            </w:r>
            <w:r w:rsidRPr="00AA23A6">
              <w:rPr>
                <w:noProof/>
                <w:webHidden/>
              </w:rPr>
              <w:t>XII</w:t>
            </w:r>
            <w:r w:rsidRPr="00AA23A6">
              <w:rPr>
                <w:noProof/>
                <w:webHidden/>
              </w:rPr>
              <w:fldChar w:fldCharType="end"/>
            </w:r>
          </w:hyperlink>
        </w:p>
        <w:p w14:paraId="2B0C0272" w14:textId="35738C34" w:rsidR="00AA23A6" w:rsidRPr="00AA23A6" w:rsidRDefault="00AA23A6">
          <w:pPr>
            <w:pStyle w:val="TDC1"/>
            <w:rPr>
              <w:rFonts w:eastAsiaTheme="minorEastAsia"/>
              <w:noProof/>
              <w:lang w:eastAsia="es-EC"/>
            </w:rPr>
          </w:pPr>
          <w:hyperlink w:anchor="_Toc45264807" w:history="1">
            <w:r w:rsidRPr="00AA23A6">
              <w:rPr>
                <w:rStyle w:val="Hipervnculo"/>
                <w:rFonts w:ascii="Arial" w:hAnsi="Arial" w:cs="Arial"/>
                <w:noProof/>
                <w:lang w:val="en-US"/>
              </w:rPr>
              <w:t>1.</w:t>
            </w:r>
            <w:r w:rsidRPr="00AA23A6">
              <w:rPr>
                <w:rFonts w:eastAsiaTheme="minorEastAsia"/>
                <w:noProof/>
                <w:lang w:eastAsia="es-EC"/>
              </w:rPr>
              <w:tab/>
            </w:r>
            <w:r w:rsidRPr="00AA23A6">
              <w:rPr>
                <w:rStyle w:val="Hipervnculo"/>
                <w:rFonts w:ascii="Arial" w:hAnsi="Arial" w:cs="Arial"/>
                <w:noProof/>
                <w:lang w:val="en-US"/>
              </w:rPr>
              <w:t>INTRODUCCIÓN</w:t>
            </w:r>
            <w:r w:rsidRPr="00AA23A6">
              <w:rPr>
                <w:noProof/>
                <w:webHidden/>
              </w:rPr>
              <w:tab/>
            </w:r>
            <w:r w:rsidRPr="00AA23A6">
              <w:rPr>
                <w:noProof/>
                <w:webHidden/>
              </w:rPr>
              <w:fldChar w:fldCharType="begin"/>
            </w:r>
            <w:r w:rsidRPr="00AA23A6">
              <w:rPr>
                <w:noProof/>
                <w:webHidden/>
              </w:rPr>
              <w:instrText xml:space="preserve"> PAGEREF _Toc45264807 \h </w:instrText>
            </w:r>
            <w:r w:rsidRPr="00AA23A6">
              <w:rPr>
                <w:noProof/>
                <w:webHidden/>
              </w:rPr>
            </w:r>
            <w:r w:rsidRPr="00AA23A6">
              <w:rPr>
                <w:noProof/>
                <w:webHidden/>
              </w:rPr>
              <w:fldChar w:fldCharType="separate"/>
            </w:r>
            <w:r w:rsidRPr="00AA23A6">
              <w:rPr>
                <w:noProof/>
                <w:webHidden/>
              </w:rPr>
              <w:t>1</w:t>
            </w:r>
            <w:r w:rsidRPr="00AA23A6">
              <w:rPr>
                <w:noProof/>
                <w:webHidden/>
              </w:rPr>
              <w:fldChar w:fldCharType="end"/>
            </w:r>
          </w:hyperlink>
        </w:p>
        <w:p w14:paraId="06C68810" w14:textId="0A8B82BB" w:rsidR="00AA23A6" w:rsidRPr="00AA23A6" w:rsidRDefault="00AA23A6">
          <w:pPr>
            <w:pStyle w:val="TDC2"/>
            <w:rPr>
              <w:rFonts w:eastAsiaTheme="minorEastAsia"/>
              <w:noProof/>
              <w:lang w:eastAsia="es-EC"/>
            </w:rPr>
          </w:pPr>
          <w:hyperlink w:anchor="_Toc45264808" w:history="1">
            <w:r w:rsidRPr="00AA23A6">
              <w:rPr>
                <w:rStyle w:val="Hipervnculo"/>
                <w:rFonts w:ascii="Arial" w:hAnsi="Arial" w:cs="Arial"/>
                <w:noProof/>
              </w:rPr>
              <w:t>1.1.</w:t>
            </w:r>
            <w:r w:rsidRPr="00AA23A6">
              <w:rPr>
                <w:rFonts w:eastAsiaTheme="minorEastAsia"/>
                <w:noProof/>
                <w:lang w:eastAsia="es-EC"/>
              </w:rPr>
              <w:tab/>
            </w:r>
            <w:r w:rsidRPr="00AA23A6">
              <w:rPr>
                <w:rStyle w:val="Hipervnculo"/>
                <w:rFonts w:ascii="Arial" w:hAnsi="Arial" w:cs="Arial"/>
                <w:noProof/>
              </w:rPr>
              <w:t>Planteamiento del problema</w:t>
            </w:r>
            <w:r w:rsidRPr="00AA23A6">
              <w:rPr>
                <w:noProof/>
                <w:webHidden/>
              </w:rPr>
              <w:tab/>
            </w:r>
            <w:r w:rsidRPr="00AA23A6">
              <w:rPr>
                <w:noProof/>
                <w:webHidden/>
              </w:rPr>
              <w:fldChar w:fldCharType="begin"/>
            </w:r>
            <w:r w:rsidRPr="00AA23A6">
              <w:rPr>
                <w:noProof/>
                <w:webHidden/>
              </w:rPr>
              <w:instrText xml:space="preserve"> PAGEREF _Toc45264808 \h </w:instrText>
            </w:r>
            <w:r w:rsidRPr="00AA23A6">
              <w:rPr>
                <w:noProof/>
                <w:webHidden/>
              </w:rPr>
            </w:r>
            <w:r w:rsidRPr="00AA23A6">
              <w:rPr>
                <w:noProof/>
                <w:webHidden/>
              </w:rPr>
              <w:fldChar w:fldCharType="separate"/>
            </w:r>
            <w:r w:rsidRPr="00AA23A6">
              <w:rPr>
                <w:noProof/>
                <w:webHidden/>
              </w:rPr>
              <w:t>1</w:t>
            </w:r>
            <w:r w:rsidRPr="00AA23A6">
              <w:rPr>
                <w:noProof/>
                <w:webHidden/>
              </w:rPr>
              <w:fldChar w:fldCharType="end"/>
            </w:r>
          </w:hyperlink>
        </w:p>
        <w:p w14:paraId="095E8D95" w14:textId="38B31154" w:rsidR="00AA23A6" w:rsidRPr="00AA23A6" w:rsidRDefault="00AA23A6">
          <w:pPr>
            <w:pStyle w:val="TDC2"/>
            <w:rPr>
              <w:rFonts w:eastAsiaTheme="minorEastAsia"/>
              <w:noProof/>
              <w:lang w:eastAsia="es-EC"/>
            </w:rPr>
          </w:pPr>
          <w:hyperlink w:anchor="_Toc45264809" w:history="1">
            <w:r w:rsidRPr="00AA23A6">
              <w:rPr>
                <w:rStyle w:val="Hipervnculo"/>
                <w:rFonts w:ascii="Arial" w:hAnsi="Arial" w:cs="Arial"/>
                <w:noProof/>
              </w:rPr>
              <w:t>1.2.</w:t>
            </w:r>
            <w:r w:rsidRPr="00AA23A6">
              <w:rPr>
                <w:rFonts w:eastAsiaTheme="minorEastAsia"/>
                <w:noProof/>
                <w:lang w:eastAsia="es-EC"/>
              </w:rPr>
              <w:tab/>
            </w:r>
            <w:r w:rsidRPr="00AA23A6">
              <w:rPr>
                <w:rStyle w:val="Hipervnculo"/>
                <w:rFonts w:ascii="Arial" w:hAnsi="Arial" w:cs="Arial"/>
                <w:noProof/>
              </w:rPr>
              <w:t>Objetivo General</w:t>
            </w:r>
            <w:r w:rsidRPr="00AA23A6">
              <w:rPr>
                <w:noProof/>
                <w:webHidden/>
              </w:rPr>
              <w:tab/>
            </w:r>
            <w:r w:rsidRPr="00AA23A6">
              <w:rPr>
                <w:noProof/>
                <w:webHidden/>
              </w:rPr>
              <w:fldChar w:fldCharType="begin"/>
            </w:r>
            <w:r w:rsidRPr="00AA23A6">
              <w:rPr>
                <w:noProof/>
                <w:webHidden/>
              </w:rPr>
              <w:instrText xml:space="preserve"> PAGEREF _Toc45264809 \h </w:instrText>
            </w:r>
            <w:r w:rsidRPr="00AA23A6">
              <w:rPr>
                <w:noProof/>
                <w:webHidden/>
              </w:rPr>
            </w:r>
            <w:r w:rsidRPr="00AA23A6">
              <w:rPr>
                <w:noProof/>
                <w:webHidden/>
              </w:rPr>
              <w:fldChar w:fldCharType="separate"/>
            </w:r>
            <w:r w:rsidRPr="00AA23A6">
              <w:rPr>
                <w:noProof/>
                <w:webHidden/>
              </w:rPr>
              <w:t>2</w:t>
            </w:r>
            <w:r w:rsidRPr="00AA23A6">
              <w:rPr>
                <w:noProof/>
                <w:webHidden/>
              </w:rPr>
              <w:fldChar w:fldCharType="end"/>
            </w:r>
          </w:hyperlink>
        </w:p>
        <w:p w14:paraId="0B6A3059" w14:textId="6F96369D" w:rsidR="00AA23A6" w:rsidRPr="00AA23A6" w:rsidRDefault="00AA23A6">
          <w:pPr>
            <w:pStyle w:val="TDC2"/>
            <w:rPr>
              <w:rFonts w:eastAsiaTheme="minorEastAsia"/>
              <w:noProof/>
              <w:lang w:eastAsia="es-EC"/>
            </w:rPr>
          </w:pPr>
          <w:hyperlink w:anchor="_Toc45264810" w:history="1">
            <w:r w:rsidRPr="00AA23A6">
              <w:rPr>
                <w:rStyle w:val="Hipervnculo"/>
                <w:rFonts w:ascii="Arial" w:hAnsi="Arial" w:cs="Arial"/>
                <w:noProof/>
              </w:rPr>
              <w:t>1.3.</w:t>
            </w:r>
            <w:r w:rsidRPr="00AA23A6">
              <w:rPr>
                <w:rFonts w:eastAsiaTheme="minorEastAsia"/>
                <w:noProof/>
                <w:lang w:eastAsia="es-EC"/>
              </w:rPr>
              <w:tab/>
            </w:r>
            <w:r w:rsidRPr="00AA23A6">
              <w:rPr>
                <w:rStyle w:val="Hipervnculo"/>
                <w:rFonts w:ascii="Arial" w:hAnsi="Arial" w:cs="Arial"/>
                <w:noProof/>
              </w:rPr>
              <w:t>Objetivos Específicos</w:t>
            </w:r>
            <w:r w:rsidRPr="00AA23A6">
              <w:rPr>
                <w:noProof/>
                <w:webHidden/>
              </w:rPr>
              <w:tab/>
            </w:r>
            <w:r w:rsidRPr="00AA23A6">
              <w:rPr>
                <w:noProof/>
                <w:webHidden/>
              </w:rPr>
              <w:fldChar w:fldCharType="begin"/>
            </w:r>
            <w:r w:rsidRPr="00AA23A6">
              <w:rPr>
                <w:noProof/>
                <w:webHidden/>
              </w:rPr>
              <w:instrText xml:space="preserve"> PAGEREF _Toc45264810 \h </w:instrText>
            </w:r>
            <w:r w:rsidRPr="00AA23A6">
              <w:rPr>
                <w:noProof/>
                <w:webHidden/>
              </w:rPr>
            </w:r>
            <w:r w:rsidRPr="00AA23A6">
              <w:rPr>
                <w:noProof/>
                <w:webHidden/>
              </w:rPr>
              <w:fldChar w:fldCharType="separate"/>
            </w:r>
            <w:r w:rsidRPr="00AA23A6">
              <w:rPr>
                <w:noProof/>
                <w:webHidden/>
              </w:rPr>
              <w:t>2</w:t>
            </w:r>
            <w:r w:rsidRPr="00AA23A6">
              <w:rPr>
                <w:noProof/>
                <w:webHidden/>
              </w:rPr>
              <w:fldChar w:fldCharType="end"/>
            </w:r>
          </w:hyperlink>
        </w:p>
        <w:p w14:paraId="03CD880C" w14:textId="43D437A9" w:rsidR="00AA23A6" w:rsidRPr="00AA23A6" w:rsidRDefault="00AA23A6">
          <w:pPr>
            <w:pStyle w:val="TDC2"/>
            <w:rPr>
              <w:rFonts w:eastAsiaTheme="minorEastAsia"/>
              <w:noProof/>
              <w:lang w:eastAsia="es-EC"/>
            </w:rPr>
          </w:pPr>
          <w:hyperlink w:anchor="_Toc45264811" w:history="1">
            <w:r w:rsidRPr="00AA23A6">
              <w:rPr>
                <w:rStyle w:val="Hipervnculo"/>
                <w:rFonts w:ascii="Arial" w:hAnsi="Arial" w:cs="Arial"/>
                <w:noProof/>
              </w:rPr>
              <w:t>1.4.</w:t>
            </w:r>
            <w:r w:rsidRPr="00AA23A6">
              <w:rPr>
                <w:rFonts w:eastAsiaTheme="minorEastAsia"/>
                <w:noProof/>
                <w:lang w:eastAsia="es-EC"/>
              </w:rPr>
              <w:tab/>
            </w:r>
            <w:r w:rsidRPr="00AA23A6">
              <w:rPr>
                <w:rStyle w:val="Hipervnculo"/>
                <w:rFonts w:ascii="Arial" w:hAnsi="Arial" w:cs="Arial"/>
                <w:noProof/>
              </w:rPr>
              <w:t>Alcance</w:t>
            </w:r>
            <w:r w:rsidRPr="00AA23A6">
              <w:rPr>
                <w:noProof/>
                <w:webHidden/>
              </w:rPr>
              <w:tab/>
            </w:r>
            <w:r w:rsidRPr="00AA23A6">
              <w:rPr>
                <w:noProof/>
                <w:webHidden/>
              </w:rPr>
              <w:fldChar w:fldCharType="begin"/>
            </w:r>
            <w:r w:rsidRPr="00AA23A6">
              <w:rPr>
                <w:noProof/>
                <w:webHidden/>
              </w:rPr>
              <w:instrText xml:space="preserve"> PAGEREF _Toc45264811 \h </w:instrText>
            </w:r>
            <w:r w:rsidRPr="00AA23A6">
              <w:rPr>
                <w:noProof/>
                <w:webHidden/>
              </w:rPr>
            </w:r>
            <w:r w:rsidRPr="00AA23A6">
              <w:rPr>
                <w:noProof/>
                <w:webHidden/>
              </w:rPr>
              <w:fldChar w:fldCharType="separate"/>
            </w:r>
            <w:r w:rsidRPr="00AA23A6">
              <w:rPr>
                <w:noProof/>
                <w:webHidden/>
              </w:rPr>
              <w:t>2</w:t>
            </w:r>
            <w:r w:rsidRPr="00AA23A6">
              <w:rPr>
                <w:noProof/>
                <w:webHidden/>
              </w:rPr>
              <w:fldChar w:fldCharType="end"/>
            </w:r>
          </w:hyperlink>
        </w:p>
        <w:p w14:paraId="7EE8F34C" w14:textId="72AC4484" w:rsidR="00AA23A6" w:rsidRPr="00AA23A6" w:rsidRDefault="00AA23A6">
          <w:pPr>
            <w:pStyle w:val="TDC1"/>
            <w:rPr>
              <w:rFonts w:eastAsiaTheme="minorEastAsia"/>
              <w:noProof/>
              <w:lang w:eastAsia="es-EC"/>
            </w:rPr>
          </w:pPr>
          <w:hyperlink w:anchor="_Toc45264812" w:history="1">
            <w:r w:rsidRPr="00AA23A6">
              <w:rPr>
                <w:rStyle w:val="Hipervnculo"/>
                <w:rFonts w:ascii="Arial" w:hAnsi="Arial" w:cs="Arial"/>
                <w:noProof/>
              </w:rPr>
              <w:t>2.</w:t>
            </w:r>
            <w:r w:rsidRPr="00AA23A6">
              <w:rPr>
                <w:rFonts w:eastAsiaTheme="minorEastAsia"/>
                <w:noProof/>
                <w:lang w:eastAsia="es-EC"/>
              </w:rPr>
              <w:tab/>
            </w:r>
            <w:r w:rsidRPr="00AA23A6">
              <w:rPr>
                <w:rStyle w:val="Hipervnculo"/>
                <w:rFonts w:ascii="Arial" w:hAnsi="Arial" w:cs="Arial"/>
                <w:noProof/>
              </w:rPr>
              <w:t>METODOLOGÍA</w:t>
            </w:r>
            <w:r w:rsidRPr="00AA23A6">
              <w:rPr>
                <w:noProof/>
                <w:webHidden/>
              </w:rPr>
              <w:tab/>
            </w:r>
            <w:r w:rsidRPr="00AA23A6">
              <w:rPr>
                <w:noProof/>
                <w:webHidden/>
              </w:rPr>
              <w:fldChar w:fldCharType="begin"/>
            </w:r>
            <w:r w:rsidRPr="00AA23A6">
              <w:rPr>
                <w:noProof/>
                <w:webHidden/>
              </w:rPr>
              <w:instrText xml:space="preserve"> PAGEREF _Toc45264812 \h </w:instrText>
            </w:r>
            <w:r w:rsidRPr="00AA23A6">
              <w:rPr>
                <w:noProof/>
                <w:webHidden/>
              </w:rPr>
            </w:r>
            <w:r w:rsidRPr="00AA23A6">
              <w:rPr>
                <w:noProof/>
                <w:webHidden/>
              </w:rPr>
              <w:fldChar w:fldCharType="separate"/>
            </w:r>
            <w:r w:rsidRPr="00AA23A6">
              <w:rPr>
                <w:noProof/>
                <w:webHidden/>
              </w:rPr>
              <w:t>3</w:t>
            </w:r>
            <w:r w:rsidRPr="00AA23A6">
              <w:rPr>
                <w:noProof/>
                <w:webHidden/>
              </w:rPr>
              <w:fldChar w:fldCharType="end"/>
            </w:r>
          </w:hyperlink>
        </w:p>
        <w:p w14:paraId="49CA9AA0" w14:textId="5A56CD47" w:rsidR="00AA23A6" w:rsidRPr="00AA23A6" w:rsidRDefault="00AA23A6">
          <w:pPr>
            <w:pStyle w:val="TDC2"/>
            <w:rPr>
              <w:rFonts w:eastAsiaTheme="minorEastAsia"/>
              <w:noProof/>
              <w:lang w:eastAsia="es-EC"/>
            </w:rPr>
          </w:pPr>
          <w:hyperlink w:anchor="_Toc45264813" w:history="1">
            <w:r w:rsidRPr="00AA23A6">
              <w:rPr>
                <w:rStyle w:val="Hipervnculo"/>
                <w:rFonts w:ascii="Arial" w:hAnsi="Arial" w:cs="Arial"/>
                <w:noProof/>
              </w:rPr>
              <w:t>2.1.</w:t>
            </w:r>
            <w:r w:rsidRPr="00AA23A6">
              <w:rPr>
                <w:rFonts w:eastAsiaTheme="minorEastAsia"/>
                <w:noProof/>
                <w:lang w:eastAsia="es-EC"/>
              </w:rPr>
              <w:tab/>
            </w:r>
            <w:r w:rsidRPr="00AA23A6">
              <w:rPr>
                <w:rStyle w:val="Hipervnculo"/>
                <w:rFonts w:ascii="Arial" w:hAnsi="Arial" w:cs="Arial"/>
                <w:noProof/>
              </w:rPr>
              <w:t>Metodología de Desarrollo Scrum</w:t>
            </w:r>
            <w:r w:rsidRPr="00AA23A6">
              <w:rPr>
                <w:noProof/>
                <w:webHidden/>
              </w:rPr>
              <w:tab/>
            </w:r>
            <w:r w:rsidRPr="00AA23A6">
              <w:rPr>
                <w:noProof/>
                <w:webHidden/>
              </w:rPr>
              <w:fldChar w:fldCharType="begin"/>
            </w:r>
            <w:r w:rsidRPr="00AA23A6">
              <w:rPr>
                <w:noProof/>
                <w:webHidden/>
              </w:rPr>
              <w:instrText xml:space="preserve"> PAGEREF _Toc45264813 \h </w:instrText>
            </w:r>
            <w:r w:rsidRPr="00AA23A6">
              <w:rPr>
                <w:noProof/>
                <w:webHidden/>
              </w:rPr>
            </w:r>
            <w:r w:rsidRPr="00AA23A6">
              <w:rPr>
                <w:noProof/>
                <w:webHidden/>
              </w:rPr>
              <w:fldChar w:fldCharType="separate"/>
            </w:r>
            <w:r w:rsidRPr="00AA23A6">
              <w:rPr>
                <w:noProof/>
                <w:webHidden/>
              </w:rPr>
              <w:t>3</w:t>
            </w:r>
            <w:r w:rsidRPr="00AA23A6">
              <w:rPr>
                <w:noProof/>
                <w:webHidden/>
              </w:rPr>
              <w:fldChar w:fldCharType="end"/>
            </w:r>
          </w:hyperlink>
        </w:p>
        <w:p w14:paraId="7C9ADB3E" w14:textId="042344E3" w:rsidR="00AA23A6" w:rsidRPr="00AA23A6" w:rsidRDefault="00AA23A6">
          <w:pPr>
            <w:pStyle w:val="TDC3"/>
            <w:tabs>
              <w:tab w:val="left" w:pos="1320"/>
              <w:tab w:val="right" w:leader="dot" w:pos="8635"/>
            </w:tabs>
            <w:rPr>
              <w:rFonts w:eastAsiaTheme="minorEastAsia"/>
              <w:noProof/>
              <w:lang w:eastAsia="es-EC"/>
            </w:rPr>
          </w:pPr>
          <w:hyperlink w:anchor="_Toc45264814" w:history="1">
            <w:r w:rsidRPr="00AA23A6">
              <w:rPr>
                <w:rStyle w:val="Hipervnculo"/>
                <w:rFonts w:ascii="Arial" w:hAnsi="Arial" w:cs="Arial"/>
                <w:noProof/>
              </w:rPr>
              <w:t>2.1.1.</w:t>
            </w:r>
            <w:r w:rsidRPr="00AA23A6">
              <w:rPr>
                <w:rFonts w:eastAsiaTheme="minorEastAsia"/>
                <w:noProof/>
                <w:lang w:eastAsia="es-EC"/>
              </w:rPr>
              <w:tab/>
            </w:r>
            <w:r w:rsidRPr="00AA23A6">
              <w:rPr>
                <w:rStyle w:val="Hipervnculo"/>
                <w:rFonts w:ascii="Arial" w:hAnsi="Arial" w:cs="Arial"/>
                <w:noProof/>
              </w:rPr>
              <w:t>Roles</w:t>
            </w:r>
            <w:r w:rsidRPr="00AA23A6">
              <w:rPr>
                <w:noProof/>
                <w:webHidden/>
              </w:rPr>
              <w:tab/>
            </w:r>
            <w:r w:rsidRPr="00AA23A6">
              <w:rPr>
                <w:noProof/>
                <w:webHidden/>
              </w:rPr>
              <w:fldChar w:fldCharType="begin"/>
            </w:r>
            <w:r w:rsidRPr="00AA23A6">
              <w:rPr>
                <w:noProof/>
                <w:webHidden/>
              </w:rPr>
              <w:instrText xml:space="preserve"> PAGEREF _Toc45264814 \h </w:instrText>
            </w:r>
            <w:r w:rsidRPr="00AA23A6">
              <w:rPr>
                <w:noProof/>
                <w:webHidden/>
              </w:rPr>
            </w:r>
            <w:r w:rsidRPr="00AA23A6">
              <w:rPr>
                <w:noProof/>
                <w:webHidden/>
              </w:rPr>
              <w:fldChar w:fldCharType="separate"/>
            </w:r>
            <w:r w:rsidRPr="00AA23A6">
              <w:rPr>
                <w:noProof/>
                <w:webHidden/>
              </w:rPr>
              <w:t>4</w:t>
            </w:r>
            <w:r w:rsidRPr="00AA23A6">
              <w:rPr>
                <w:noProof/>
                <w:webHidden/>
              </w:rPr>
              <w:fldChar w:fldCharType="end"/>
            </w:r>
          </w:hyperlink>
        </w:p>
        <w:p w14:paraId="5BD9C1AC" w14:textId="4738D331" w:rsidR="00AA23A6" w:rsidRPr="00AA23A6" w:rsidRDefault="00AA23A6">
          <w:pPr>
            <w:pStyle w:val="TDC3"/>
            <w:tabs>
              <w:tab w:val="left" w:pos="1320"/>
              <w:tab w:val="right" w:leader="dot" w:pos="8635"/>
            </w:tabs>
            <w:rPr>
              <w:rFonts w:eastAsiaTheme="minorEastAsia"/>
              <w:noProof/>
              <w:lang w:eastAsia="es-EC"/>
            </w:rPr>
          </w:pPr>
          <w:hyperlink w:anchor="_Toc45264815" w:history="1">
            <w:r w:rsidRPr="00AA23A6">
              <w:rPr>
                <w:rStyle w:val="Hipervnculo"/>
                <w:rFonts w:ascii="Arial" w:hAnsi="Arial" w:cs="Arial"/>
                <w:noProof/>
              </w:rPr>
              <w:t>2.1.2.</w:t>
            </w:r>
            <w:r w:rsidRPr="00AA23A6">
              <w:rPr>
                <w:rFonts w:eastAsiaTheme="minorEastAsia"/>
                <w:noProof/>
                <w:lang w:eastAsia="es-EC"/>
              </w:rPr>
              <w:tab/>
            </w:r>
            <w:r w:rsidRPr="00AA23A6">
              <w:rPr>
                <w:rStyle w:val="Hipervnculo"/>
                <w:rFonts w:ascii="Arial" w:hAnsi="Arial" w:cs="Arial"/>
                <w:noProof/>
              </w:rPr>
              <w:t>Asignación de Roles</w:t>
            </w:r>
            <w:r w:rsidRPr="00AA23A6">
              <w:rPr>
                <w:noProof/>
                <w:webHidden/>
              </w:rPr>
              <w:tab/>
            </w:r>
            <w:r w:rsidRPr="00AA23A6">
              <w:rPr>
                <w:noProof/>
                <w:webHidden/>
              </w:rPr>
              <w:fldChar w:fldCharType="begin"/>
            </w:r>
            <w:r w:rsidRPr="00AA23A6">
              <w:rPr>
                <w:noProof/>
                <w:webHidden/>
              </w:rPr>
              <w:instrText xml:space="preserve"> PAGEREF _Toc45264815 \h </w:instrText>
            </w:r>
            <w:r w:rsidRPr="00AA23A6">
              <w:rPr>
                <w:noProof/>
                <w:webHidden/>
              </w:rPr>
            </w:r>
            <w:r w:rsidRPr="00AA23A6">
              <w:rPr>
                <w:noProof/>
                <w:webHidden/>
              </w:rPr>
              <w:fldChar w:fldCharType="separate"/>
            </w:r>
            <w:r w:rsidRPr="00AA23A6">
              <w:rPr>
                <w:noProof/>
                <w:webHidden/>
              </w:rPr>
              <w:t>5</w:t>
            </w:r>
            <w:r w:rsidRPr="00AA23A6">
              <w:rPr>
                <w:noProof/>
                <w:webHidden/>
              </w:rPr>
              <w:fldChar w:fldCharType="end"/>
            </w:r>
          </w:hyperlink>
        </w:p>
        <w:p w14:paraId="4BE7CFE8" w14:textId="141FF380" w:rsidR="00AA23A6" w:rsidRPr="00AA23A6" w:rsidRDefault="00AA23A6">
          <w:pPr>
            <w:pStyle w:val="TDC3"/>
            <w:tabs>
              <w:tab w:val="left" w:pos="1320"/>
              <w:tab w:val="right" w:leader="dot" w:pos="8635"/>
            </w:tabs>
            <w:rPr>
              <w:rFonts w:eastAsiaTheme="minorEastAsia"/>
              <w:noProof/>
              <w:lang w:eastAsia="es-EC"/>
            </w:rPr>
          </w:pPr>
          <w:hyperlink w:anchor="_Toc45264816" w:history="1">
            <w:r w:rsidRPr="00AA23A6">
              <w:rPr>
                <w:rStyle w:val="Hipervnculo"/>
                <w:rFonts w:ascii="Arial" w:hAnsi="Arial" w:cs="Arial"/>
                <w:noProof/>
              </w:rPr>
              <w:t>2.1.3.</w:t>
            </w:r>
            <w:r w:rsidRPr="00AA23A6">
              <w:rPr>
                <w:rFonts w:eastAsiaTheme="minorEastAsia"/>
                <w:noProof/>
                <w:lang w:eastAsia="es-EC"/>
              </w:rPr>
              <w:tab/>
            </w:r>
            <w:r w:rsidRPr="00AA23A6">
              <w:rPr>
                <w:rStyle w:val="Hipervnculo"/>
                <w:rFonts w:ascii="Arial" w:hAnsi="Arial" w:cs="Arial"/>
                <w:noProof/>
              </w:rPr>
              <w:t>Eventos y Reuniones</w:t>
            </w:r>
            <w:r w:rsidRPr="00AA23A6">
              <w:rPr>
                <w:noProof/>
                <w:webHidden/>
              </w:rPr>
              <w:tab/>
            </w:r>
            <w:r w:rsidRPr="00AA23A6">
              <w:rPr>
                <w:noProof/>
                <w:webHidden/>
              </w:rPr>
              <w:fldChar w:fldCharType="begin"/>
            </w:r>
            <w:r w:rsidRPr="00AA23A6">
              <w:rPr>
                <w:noProof/>
                <w:webHidden/>
              </w:rPr>
              <w:instrText xml:space="preserve"> PAGEREF _Toc45264816 \h </w:instrText>
            </w:r>
            <w:r w:rsidRPr="00AA23A6">
              <w:rPr>
                <w:noProof/>
                <w:webHidden/>
              </w:rPr>
            </w:r>
            <w:r w:rsidRPr="00AA23A6">
              <w:rPr>
                <w:noProof/>
                <w:webHidden/>
              </w:rPr>
              <w:fldChar w:fldCharType="separate"/>
            </w:r>
            <w:r w:rsidRPr="00AA23A6">
              <w:rPr>
                <w:noProof/>
                <w:webHidden/>
              </w:rPr>
              <w:t>5</w:t>
            </w:r>
            <w:r w:rsidRPr="00AA23A6">
              <w:rPr>
                <w:noProof/>
                <w:webHidden/>
              </w:rPr>
              <w:fldChar w:fldCharType="end"/>
            </w:r>
          </w:hyperlink>
        </w:p>
        <w:p w14:paraId="171FCAC1" w14:textId="2DB52C6D" w:rsidR="00AA23A6" w:rsidRPr="00AA23A6" w:rsidRDefault="00AA23A6">
          <w:pPr>
            <w:pStyle w:val="TDC3"/>
            <w:tabs>
              <w:tab w:val="left" w:pos="1320"/>
              <w:tab w:val="right" w:leader="dot" w:pos="8635"/>
            </w:tabs>
            <w:rPr>
              <w:rFonts w:eastAsiaTheme="minorEastAsia"/>
              <w:noProof/>
              <w:lang w:eastAsia="es-EC"/>
            </w:rPr>
          </w:pPr>
          <w:hyperlink w:anchor="_Toc45264817" w:history="1">
            <w:r w:rsidRPr="00AA23A6">
              <w:rPr>
                <w:rStyle w:val="Hipervnculo"/>
                <w:rFonts w:ascii="Arial" w:hAnsi="Arial" w:cs="Arial"/>
                <w:noProof/>
              </w:rPr>
              <w:t>2.1.4.</w:t>
            </w:r>
            <w:r w:rsidRPr="00AA23A6">
              <w:rPr>
                <w:rFonts w:eastAsiaTheme="minorEastAsia"/>
                <w:noProof/>
                <w:lang w:eastAsia="es-EC"/>
              </w:rPr>
              <w:tab/>
            </w:r>
            <w:r w:rsidRPr="00AA23A6">
              <w:rPr>
                <w:rStyle w:val="Hipervnculo"/>
                <w:rFonts w:ascii="Arial" w:hAnsi="Arial" w:cs="Arial"/>
                <w:noProof/>
              </w:rPr>
              <w:t>Artefactos o elementos</w:t>
            </w:r>
            <w:r w:rsidRPr="00AA23A6">
              <w:rPr>
                <w:noProof/>
                <w:webHidden/>
              </w:rPr>
              <w:tab/>
            </w:r>
            <w:r w:rsidRPr="00AA23A6">
              <w:rPr>
                <w:noProof/>
                <w:webHidden/>
              </w:rPr>
              <w:fldChar w:fldCharType="begin"/>
            </w:r>
            <w:r w:rsidRPr="00AA23A6">
              <w:rPr>
                <w:noProof/>
                <w:webHidden/>
              </w:rPr>
              <w:instrText xml:space="preserve"> PAGEREF _Toc45264817 \h </w:instrText>
            </w:r>
            <w:r w:rsidRPr="00AA23A6">
              <w:rPr>
                <w:noProof/>
                <w:webHidden/>
              </w:rPr>
            </w:r>
            <w:r w:rsidRPr="00AA23A6">
              <w:rPr>
                <w:noProof/>
                <w:webHidden/>
              </w:rPr>
              <w:fldChar w:fldCharType="separate"/>
            </w:r>
            <w:r w:rsidRPr="00AA23A6">
              <w:rPr>
                <w:noProof/>
                <w:webHidden/>
              </w:rPr>
              <w:t>6</w:t>
            </w:r>
            <w:r w:rsidRPr="00AA23A6">
              <w:rPr>
                <w:noProof/>
                <w:webHidden/>
              </w:rPr>
              <w:fldChar w:fldCharType="end"/>
            </w:r>
          </w:hyperlink>
        </w:p>
        <w:p w14:paraId="39B20EED" w14:textId="4062C0F2" w:rsidR="00AA23A6" w:rsidRPr="00AA23A6" w:rsidRDefault="00AA23A6">
          <w:pPr>
            <w:pStyle w:val="TDC2"/>
            <w:rPr>
              <w:rFonts w:eastAsiaTheme="minorEastAsia"/>
              <w:noProof/>
              <w:lang w:eastAsia="es-EC"/>
            </w:rPr>
          </w:pPr>
          <w:hyperlink w:anchor="_Toc45264818" w:history="1">
            <w:r w:rsidRPr="00AA23A6">
              <w:rPr>
                <w:rStyle w:val="Hipervnculo"/>
                <w:rFonts w:ascii="Arial" w:hAnsi="Arial" w:cs="Arial"/>
                <w:noProof/>
              </w:rPr>
              <w:t>2.2.</w:t>
            </w:r>
            <w:r w:rsidRPr="00AA23A6">
              <w:rPr>
                <w:rFonts w:eastAsiaTheme="minorEastAsia"/>
                <w:noProof/>
                <w:lang w:eastAsia="es-EC"/>
              </w:rPr>
              <w:tab/>
            </w:r>
            <w:r w:rsidRPr="00AA23A6">
              <w:rPr>
                <w:rStyle w:val="Hipervnculo"/>
                <w:rFonts w:ascii="Arial" w:hAnsi="Arial" w:cs="Arial"/>
                <w:noProof/>
              </w:rPr>
              <w:t>Análisis y Levantamientos de requerimientos</w:t>
            </w:r>
            <w:r w:rsidRPr="00AA23A6">
              <w:rPr>
                <w:noProof/>
                <w:webHidden/>
              </w:rPr>
              <w:tab/>
            </w:r>
            <w:r w:rsidRPr="00AA23A6">
              <w:rPr>
                <w:noProof/>
                <w:webHidden/>
              </w:rPr>
              <w:fldChar w:fldCharType="begin"/>
            </w:r>
            <w:r w:rsidRPr="00AA23A6">
              <w:rPr>
                <w:noProof/>
                <w:webHidden/>
              </w:rPr>
              <w:instrText xml:space="preserve"> PAGEREF _Toc45264818 \h </w:instrText>
            </w:r>
            <w:r w:rsidRPr="00AA23A6">
              <w:rPr>
                <w:noProof/>
                <w:webHidden/>
              </w:rPr>
            </w:r>
            <w:r w:rsidRPr="00AA23A6">
              <w:rPr>
                <w:noProof/>
                <w:webHidden/>
              </w:rPr>
              <w:fldChar w:fldCharType="separate"/>
            </w:r>
            <w:r w:rsidRPr="00AA23A6">
              <w:rPr>
                <w:noProof/>
                <w:webHidden/>
              </w:rPr>
              <w:t>8</w:t>
            </w:r>
            <w:r w:rsidRPr="00AA23A6">
              <w:rPr>
                <w:noProof/>
                <w:webHidden/>
              </w:rPr>
              <w:fldChar w:fldCharType="end"/>
            </w:r>
          </w:hyperlink>
        </w:p>
        <w:p w14:paraId="7EF37881" w14:textId="20E59994" w:rsidR="00AA23A6" w:rsidRPr="00AA23A6" w:rsidRDefault="00AA23A6">
          <w:pPr>
            <w:pStyle w:val="TDC3"/>
            <w:tabs>
              <w:tab w:val="left" w:pos="1320"/>
              <w:tab w:val="right" w:leader="dot" w:pos="8635"/>
            </w:tabs>
            <w:rPr>
              <w:rFonts w:eastAsiaTheme="minorEastAsia"/>
              <w:noProof/>
              <w:lang w:eastAsia="es-EC"/>
            </w:rPr>
          </w:pPr>
          <w:hyperlink w:anchor="_Toc45264819" w:history="1">
            <w:r w:rsidRPr="00AA23A6">
              <w:rPr>
                <w:rStyle w:val="Hipervnculo"/>
                <w:rFonts w:ascii="Arial" w:hAnsi="Arial" w:cs="Arial"/>
                <w:noProof/>
              </w:rPr>
              <w:t>2.2.1.</w:t>
            </w:r>
            <w:r w:rsidRPr="00AA23A6">
              <w:rPr>
                <w:rFonts w:eastAsiaTheme="minorEastAsia"/>
                <w:noProof/>
                <w:lang w:eastAsia="es-EC"/>
              </w:rPr>
              <w:tab/>
            </w:r>
            <w:r w:rsidRPr="00AA23A6">
              <w:rPr>
                <w:rStyle w:val="Hipervnculo"/>
                <w:rFonts w:ascii="Arial" w:hAnsi="Arial" w:cs="Arial"/>
                <w:noProof/>
              </w:rPr>
              <w:t>Requerimientos del sistema</w:t>
            </w:r>
            <w:r w:rsidRPr="00AA23A6">
              <w:rPr>
                <w:noProof/>
                <w:webHidden/>
              </w:rPr>
              <w:tab/>
            </w:r>
            <w:r w:rsidRPr="00AA23A6">
              <w:rPr>
                <w:noProof/>
                <w:webHidden/>
              </w:rPr>
              <w:fldChar w:fldCharType="begin"/>
            </w:r>
            <w:r w:rsidRPr="00AA23A6">
              <w:rPr>
                <w:noProof/>
                <w:webHidden/>
              </w:rPr>
              <w:instrText xml:space="preserve"> PAGEREF _Toc45264819 \h </w:instrText>
            </w:r>
            <w:r w:rsidRPr="00AA23A6">
              <w:rPr>
                <w:noProof/>
                <w:webHidden/>
              </w:rPr>
            </w:r>
            <w:r w:rsidRPr="00AA23A6">
              <w:rPr>
                <w:noProof/>
                <w:webHidden/>
              </w:rPr>
              <w:fldChar w:fldCharType="separate"/>
            </w:r>
            <w:r w:rsidRPr="00AA23A6">
              <w:rPr>
                <w:noProof/>
                <w:webHidden/>
              </w:rPr>
              <w:t>8</w:t>
            </w:r>
            <w:r w:rsidRPr="00AA23A6">
              <w:rPr>
                <w:noProof/>
                <w:webHidden/>
              </w:rPr>
              <w:fldChar w:fldCharType="end"/>
            </w:r>
          </w:hyperlink>
        </w:p>
        <w:p w14:paraId="5D62E7F8" w14:textId="058E7111" w:rsidR="00AA23A6" w:rsidRPr="00AA23A6" w:rsidRDefault="00AA23A6">
          <w:pPr>
            <w:pStyle w:val="TDC3"/>
            <w:tabs>
              <w:tab w:val="left" w:pos="1320"/>
              <w:tab w:val="right" w:leader="dot" w:pos="8635"/>
            </w:tabs>
            <w:rPr>
              <w:rFonts w:eastAsiaTheme="minorEastAsia"/>
              <w:noProof/>
              <w:lang w:eastAsia="es-EC"/>
            </w:rPr>
          </w:pPr>
          <w:hyperlink w:anchor="_Toc45264820" w:history="1">
            <w:r w:rsidRPr="00AA23A6">
              <w:rPr>
                <w:rStyle w:val="Hipervnculo"/>
                <w:rFonts w:ascii="Arial" w:hAnsi="Arial" w:cs="Arial"/>
                <w:noProof/>
              </w:rPr>
              <w:t>2.2.2.</w:t>
            </w:r>
            <w:r w:rsidRPr="00AA23A6">
              <w:rPr>
                <w:rFonts w:eastAsiaTheme="minorEastAsia"/>
                <w:noProof/>
                <w:lang w:eastAsia="es-EC"/>
              </w:rPr>
              <w:tab/>
            </w:r>
            <w:r w:rsidRPr="00AA23A6">
              <w:rPr>
                <w:rStyle w:val="Hipervnculo"/>
                <w:rFonts w:ascii="Arial" w:hAnsi="Arial" w:cs="Arial"/>
                <w:noProof/>
              </w:rPr>
              <w:t>Arquitectura de la Aplicación</w:t>
            </w:r>
            <w:r w:rsidRPr="00AA23A6">
              <w:rPr>
                <w:noProof/>
                <w:webHidden/>
              </w:rPr>
              <w:tab/>
            </w:r>
            <w:r w:rsidRPr="00AA23A6">
              <w:rPr>
                <w:noProof/>
                <w:webHidden/>
              </w:rPr>
              <w:fldChar w:fldCharType="begin"/>
            </w:r>
            <w:r w:rsidRPr="00AA23A6">
              <w:rPr>
                <w:noProof/>
                <w:webHidden/>
              </w:rPr>
              <w:instrText xml:space="preserve"> PAGEREF _Toc45264820 \h </w:instrText>
            </w:r>
            <w:r w:rsidRPr="00AA23A6">
              <w:rPr>
                <w:noProof/>
                <w:webHidden/>
              </w:rPr>
            </w:r>
            <w:r w:rsidRPr="00AA23A6">
              <w:rPr>
                <w:noProof/>
                <w:webHidden/>
              </w:rPr>
              <w:fldChar w:fldCharType="separate"/>
            </w:r>
            <w:r w:rsidRPr="00AA23A6">
              <w:rPr>
                <w:noProof/>
                <w:webHidden/>
              </w:rPr>
              <w:t>9</w:t>
            </w:r>
            <w:r w:rsidRPr="00AA23A6">
              <w:rPr>
                <w:noProof/>
                <w:webHidden/>
              </w:rPr>
              <w:fldChar w:fldCharType="end"/>
            </w:r>
          </w:hyperlink>
        </w:p>
        <w:p w14:paraId="3669FFB8" w14:textId="3B291BC5" w:rsidR="00AA23A6" w:rsidRPr="00AA23A6" w:rsidRDefault="00AA23A6">
          <w:pPr>
            <w:pStyle w:val="TDC3"/>
            <w:tabs>
              <w:tab w:val="left" w:pos="1320"/>
              <w:tab w:val="right" w:leader="dot" w:pos="8635"/>
            </w:tabs>
            <w:rPr>
              <w:rFonts w:eastAsiaTheme="minorEastAsia"/>
              <w:noProof/>
              <w:lang w:eastAsia="es-EC"/>
            </w:rPr>
          </w:pPr>
          <w:hyperlink w:anchor="_Toc45264821" w:history="1">
            <w:r w:rsidRPr="00AA23A6">
              <w:rPr>
                <w:rStyle w:val="Hipervnculo"/>
                <w:rFonts w:ascii="Arial" w:hAnsi="Arial" w:cs="Arial"/>
                <w:noProof/>
              </w:rPr>
              <w:t>2.2.3.</w:t>
            </w:r>
            <w:r w:rsidRPr="00AA23A6">
              <w:rPr>
                <w:rFonts w:eastAsiaTheme="minorEastAsia"/>
                <w:noProof/>
                <w:lang w:eastAsia="es-EC"/>
              </w:rPr>
              <w:tab/>
            </w:r>
            <w:r w:rsidRPr="00AA23A6">
              <w:rPr>
                <w:rStyle w:val="Hipervnculo"/>
                <w:rFonts w:ascii="Arial" w:hAnsi="Arial" w:cs="Arial"/>
                <w:noProof/>
              </w:rPr>
              <w:t>Casos de uso</w:t>
            </w:r>
            <w:r w:rsidRPr="00AA23A6">
              <w:rPr>
                <w:noProof/>
                <w:webHidden/>
              </w:rPr>
              <w:tab/>
            </w:r>
            <w:r w:rsidRPr="00AA23A6">
              <w:rPr>
                <w:noProof/>
                <w:webHidden/>
              </w:rPr>
              <w:fldChar w:fldCharType="begin"/>
            </w:r>
            <w:r w:rsidRPr="00AA23A6">
              <w:rPr>
                <w:noProof/>
                <w:webHidden/>
              </w:rPr>
              <w:instrText xml:space="preserve"> PAGEREF _Toc45264821 \h </w:instrText>
            </w:r>
            <w:r w:rsidRPr="00AA23A6">
              <w:rPr>
                <w:noProof/>
                <w:webHidden/>
              </w:rPr>
            </w:r>
            <w:r w:rsidRPr="00AA23A6">
              <w:rPr>
                <w:noProof/>
                <w:webHidden/>
              </w:rPr>
              <w:fldChar w:fldCharType="separate"/>
            </w:r>
            <w:r w:rsidRPr="00AA23A6">
              <w:rPr>
                <w:noProof/>
                <w:webHidden/>
              </w:rPr>
              <w:t>9</w:t>
            </w:r>
            <w:r w:rsidRPr="00AA23A6">
              <w:rPr>
                <w:noProof/>
                <w:webHidden/>
              </w:rPr>
              <w:fldChar w:fldCharType="end"/>
            </w:r>
          </w:hyperlink>
        </w:p>
        <w:p w14:paraId="1B83FB88" w14:textId="09C03E35" w:rsidR="00AA23A6" w:rsidRPr="00AA23A6" w:rsidRDefault="00AA23A6">
          <w:pPr>
            <w:pStyle w:val="TDC3"/>
            <w:tabs>
              <w:tab w:val="left" w:pos="1320"/>
              <w:tab w:val="right" w:leader="dot" w:pos="8635"/>
            </w:tabs>
            <w:rPr>
              <w:rFonts w:eastAsiaTheme="minorEastAsia"/>
              <w:noProof/>
              <w:lang w:eastAsia="es-EC"/>
            </w:rPr>
          </w:pPr>
          <w:hyperlink w:anchor="_Toc45264822" w:history="1">
            <w:r w:rsidRPr="00AA23A6">
              <w:rPr>
                <w:rStyle w:val="Hipervnculo"/>
                <w:rFonts w:ascii="Arial" w:hAnsi="Arial" w:cs="Arial"/>
                <w:noProof/>
              </w:rPr>
              <w:t>2.2.4.</w:t>
            </w:r>
            <w:r w:rsidRPr="00AA23A6">
              <w:rPr>
                <w:rFonts w:eastAsiaTheme="minorEastAsia"/>
                <w:noProof/>
                <w:lang w:eastAsia="es-EC"/>
              </w:rPr>
              <w:tab/>
            </w:r>
            <w:r w:rsidRPr="00AA23A6">
              <w:rPr>
                <w:rStyle w:val="Hipervnculo"/>
                <w:rFonts w:ascii="Arial" w:hAnsi="Arial" w:cs="Arial"/>
                <w:noProof/>
              </w:rPr>
              <w:t>Generación de Historias de Usuarios Épicas</w:t>
            </w:r>
            <w:r w:rsidRPr="00AA23A6">
              <w:rPr>
                <w:noProof/>
                <w:webHidden/>
              </w:rPr>
              <w:tab/>
            </w:r>
            <w:r w:rsidRPr="00AA23A6">
              <w:rPr>
                <w:noProof/>
                <w:webHidden/>
              </w:rPr>
              <w:fldChar w:fldCharType="begin"/>
            </w:r>
            <w:r w:rsidRPr="00AA23A6">
              <w:rPr>
                <w:noProof/>
                <w:webHidden/>
              </w:rPr>
              <w:instrText xml:space="preserve"> PAGEREF _Toc45264822 \h </w:instrText>
            </w:r>
            <w:r w:rsidRPr="00AA23A6">
              <w:rPr>
                <w:noProof/>
                <w:webHidden/>
              </w:rPr>
            </w:r>
            <w:r w:rsidRPr="00AA23A6">
              <w:rPr>
                <w:noProof/>
                <w:webHidden/>
              </w:rPr>
              <w:fldChar w:fldCharType="separate"/>
            </w:r>
            <w:r w:rsidRPr="00AA23A6">
              <w:rPr>
                <w:noProof/>
                <w:webHidden/>
              </w:rPr>
              <w:t>9</w:t>
            </w:r>
            <w:r w:rsidRPr="00AA23A6">
              <w:rPr>
                <w:noProof/>
                <w:webHidden/>
              </w:rPr>
              <w:fldChar w:fldCharType="end"/>
            </w:r>
          </w:hyperlink>
        </w:p>
        <w:p w14:paraId="31554109" w14:textId="213E4141" w:rsidR="00AA23A6" w:rsidRPr="00AA23A6" w:rsidRDefault="00AA23A6">
          <w:pPr>
            <w:pStyle w:val="TDC3"/>
            <w:tabs>
              <w:tab w:val="left" w:pos="1320"/>
              <w:tab w:val="right" w:leader="dot" w:pos="8635"/>
            </w:tabs>
            <w:rPr>
              <w:rFonts w:eastAsiaTheme="minorEastAsia"/>
              <w:noProof/>
              <w:lang w:eastAsia="es-EC"/>
            </w:rPr>
          </w:pPr>
          <w:hyperlink w:anchor="_Toc45264823" w:history="1">
            <w:r w:rsidRPr="00AA23A6">
              <w:rPr>
                <w:rStyle w:val="Hipervnculo"/>
                <w:rFonts w:ascii="Arial" w:hAnsi="Arial" w:cs="Arial"/>
                <w:noProof/>
              </w:rPr>
              <w:t>2.2.5.</w:t>
            </w:r>
            <w:r w:rsidRPr="00AA23A6">
              <w:rPr>
                <w:rFonts w:eastAsiaTheme="minorEastAsia"/>
                <w:noProof/>
                <w:lang w:eastAsia="es-EC"/>
              </w:rPr>
              <w:tab/>
            </w:r>
            <w:r w:rsidRPr="00AA23A6">
              <w:rPr>
                <w:rStyle w:val="Hipervnculo"/>
                <w:rFonts w:ascii="Arial" w:hAnsi="Arial" w:cs="Arial"/>
                <w:noProof/>
              </w:rPr>
              <w:t>Generación del Product Backlog</w:t>
            </w:r>
            <w:r w:rsidRPr="00AA23A6">
              <w:rPr>
                <w:noProof/>
                <w:webHidden/>
              </w:rPr>
              <w:tab/>
            </w:r>
            <w:r w:rsidRPr="00AA23A6">
              <w:rPr>
                <w:noProof/>
                <w:webHidden/>
              </w:rPr>
              <w:fldChar w:fldCharType="begin"/>
            </w:r>
            <w:r w:rsidRPr="00AA23A6">
              <w:rPr>
                <w:noProof/>
                <w:webHidden/>
              </w:rPr>
              <w:instrText xml:space="preserve"> PAGEREF _Toc45264823 \h </w:instrText>
            </w:r>
            <w:r w:rsidRPr="00AA23A6">
              <w:rPr>
                <w:noProof/>
                <w:webHidden/>
              </w:rPr>
            </w:r>
            <w:r w:rsidRPr="00AA23A6">
              <w:rPr>
                <w:noProof/>
                <w:webHidden/>
              </w:rPr>
              <w:fldChar w:fldCharType="separate"/>
            </w:r>
            <w:r w:rsidRPr="00AA23A6">
              <w:rPr>
                <w:noProof/>
                <w:webHidden/>
              </w:rPr>
              <w:t>11</w:t>
            </w:r>
            <w:r w:rsidRPr="00AA23A6">
              <w:rPr>
                <w:noProof/>
                <w:webHidden/>
              </w:rPr>
              <w:fldChar w:fldCharType="end"/>
            </w:r>
          </w:hyperlink>
        </w:p>
        <w:p w14:paraId="2EACCBB0" w14:textId="4C41F97B" w:rsidR="00AA23A6" w:rsidRPr="00AA23A6" w:rsidRDefault="00AA23A6">
          <w:pPr>
            <w:pStyle w:val="TDC3"/>
            <w:tabs>
              <w:tab w:val="left" w:pos="1320"/>
              <w:tab w:val="right" w:leader="dot" w:pos="8635"/>
            </w:tabs>
            <w:rPr>
              <w:rFonts w:eastAsiaTheme="minorEastAsia"/>
              <w:noProof/>
              <w:lang w:eastAsia="es-EC"/>
            </w:rPr>
          </w:pPr>
          <w:hyperlink w:anchor="_Toc45264824" w:history="1">
            <w:r w:rsidRPr="00AA23A6">
              <w:rPr>
                <w:rStyle w:val="Hipervnculo"/>
                <w:rFonts w:ascii="Arial" w:hAnsi="Arial" w:cs="Arial"/>
                <w:noProof/>
              </w:rPr>
              <w:t>2.2.6.</w:t>
            </w:r>
            <w:r w:rsidRPr="00AA23A6">
              <w:rPr>
                <w:rFonts w:eastAsiaTheme="minorEastAsia"/>
                <w:noProof/>
                <w:lang w:eastAsia="es-EC"/>
              </w:rPr>
              <w:tab/>
            </w:r>
            <w:r w:rsidRPr="00AA23A6">
              <w:rPr>
                <w:rStyle w:val="Hipervnculo"/>
                <w:rFonts w:ascii="Arial" w:hAnsi="Arial" w:cs="Arial"/>
                <w:noProof/>
              </w:rPr>
              <w:t>Release Planning</w:t>
            </w:r>
            <w:r w:rsidRPr="00AA23A6">
              <w:rPr>
                <w:noProof/>
                <w:webHidden/>
              </w:rPr>
              <w:tab/>
            </w:r>
            <w:r w:rsidRPr="00AA23A6">
              <w:rPr>
                <w:noProof/>
                <w:webHidden/>
              </w:rPr>
              <w:fldChar w:fldCharType="begin"/>
            </w:r>
            <w:r w:rsidRPr="00AA23A6">
              <w:rPr>
                <w:noProof/>
                <w:webHidden/>
              </w:rPr>
              <w:instrText xml:space="preserve"> PAGEREF _Toc45264824 \h </w:instrText>
            </w:r>
            <w:r w:rsidRPr="00AA23A6">
              <w:rPr>
                <w:noProof/>
                <w:webHidden/>
              </w:rPr>
            </w:r>
            <w:r w:rsidRPr="00AA23A6">
              <w:rPr>
                <w:noProof/>
                <w:webHidden/>
              </w:rPr>
              <w:fldChar w:fldCharType="separate"/>
            </w:r>
            <w:r w:rsidRPr="00AA23A6">
              <w:rPr>
                <w:noProof/>
                <w:webHidden/>
              </w:rPr>
              <w:t>12</w:t>
            </w:r>
            <w:r w:rsidRPr="00AA23A6">
              <w:rPr>
                <w:noProof/>
                <w:webHidden/>
              </w:rPr>
              <w:fldChar w:fldCharType="end"/>
            </w:r>
          </w:hyperlink>
        </w:p>
        <w:p w14:paraId="360EFB7A" w14:textId="2F5851F1" w:rsidR="00AA23A6" w:rsidRPr="00AA23A6" w:rsidRDefault="00AA23A6">
          <w:pPr>
            <w:pStyle w:val="TDC3"/>
            <w:tabs>
              <w:tab w:val="left" w:pos="1320"/>
              <w:tab w:val="right" w:leader="dot" w:pos="8635"/>
            </w:tabs>
            <w:rPr>
              <w:rFonts w:eastAsiaTheme="minorEastAsia"/>
              <w:noProof/>
              <w:lang w:eastAsia="es-EC"/>
            </w:rPr>
          </w:pPr>
          <w:hyperlink w:anchor="_Toc45264825" w:history="1">
            <w:r w:rsidRPr="00AA23A6">
              <w:rPr>
                <w:rStyle w:val="Hipervnculo"/>
                <w:rFonts w:ascii="Arial" w:hAnsi="Arial" w:cs="Arial"/>
                <w:noProof/>
              </w:rPr>
              <w:t>2.2.7.</w:t>
            </w:r>
            <w:r w:rsidRPr="00AA23A6">
              <w:rPr>
                <w:rFonts w:eastAsiaTheme="minorEastAsia"/>
                <w:noProof/>
                <w:lang w:eastAsia="es-EC"/>
              </w:rPr>
              <w:tab/>
            </w:r>
            <w:r w:rsidRPr="00AA23A6">
              <w:rPr>
                <w:rStyle w:val="Hipervnculo"/>
                <w:rFonts w:ascii="Arial" w:hAnsi="Arial" w:cs="Arial"/>
                <w:noProof/>
              </w:rPr>
              <w:t>Historias de Usuarios</w:t>
            </w:r>
            <w:r w:rsidRPr="00AA23A6">
              <w:rPr>
                <w:noProof/>
                <w:webHidden/>
              </w:rPr>
              <w:tab/>
            </w:r>
            <w:r w:rsidRPr="00AA23A6">
              <w:rPr>
                <w:noProof/>
                <w:webHidden/>
              </w:rPr>
              <w:fldChar w:fldCharType="begin"/>
            </w:r>
            <w:r w:rsidRPr="00AA23A6">
              <w:rPr>
                <w:noProof/>
                <w:webHidden/>
              </w:rPr>
              <w:instrText xml:space="preserve"> PAGEREF _Toc45264825 \h </w:instrText>
            </w:r>
            <w:r w:rsidRPr="00AA23A6">
              <w:rPr>
                <w:noProof/>
                <w:webHidden/>
              </w:rPr>
            </w:r>
            <w:r w:rsidRPr="00AA23A6">
              <w:rPr>
                <w:noProof/>
                <w:webHidden/>
              </w:rPr>
              <w:fldChar w:fldCharType="separate"/>
            </w:r>
            <w:r w:rsidRPr="00AA23A6">
              <w:rPr>
                <w:noProof/>
                <w:webHidden/>
              </w:rPr>
              <w:t>12</w:t>
            </w:r>
            <w:r w:rsidRPr="00AA23A6">
              <w:rPr>
                <w:noProof/>
                <w:webHidden/>
              </w:rPr>
              <w:fldChar w:fldCharType="end"/>
            </w:r>
          </w:hyperlink>
        </w:p>
        <w:p w14:paraId="77D2374E" w14:textId="14BFD15B" w:rsidR="00AA23A6" w:rsidRPr="00AA23A6" w:rsidRDefault="00AA23A6">
          <w:pPr>
            <w:pStyle w:val="TDC3"/>
            <w:tabs>
              <w:tab w:val="left" w:pos="1320"/>
              <w:tab w:val="right" w:leader="dot" w:pos="8635"/>
            </w:tabs>
            <w:rPr>
              <w:rFonts w:eastAsiaTheme="minorEastAsia"/>
              <w:noProof/>
              <w:lang w:eastAsia="es-EC"/>
            </w:rPr>
          </w:pPr>
          <w:hyperlink w:anchor="_Toc45264826" w:history="1">
            <w:r w:rsidRPr="00AA23A6">
              <w:rPr>
                <w:rStyle w:val="Hipervnculo"/>
                <w:rFonts w:ascii="Arial" w:hAnsi="Arial" w:cs="Arial"/>
                <w:noProof/>
              </w:rPr>
              <w:t>2.2.8.</w:t>
            </w:r>
            <w:r w:rsidRPr="00AA23A6">
              <w:rPr>
                <w:rFonts w:eastAsiaTheme="minorEastAsia"/>
                <w:noProof/>
                <w:lang w:eastAsia="es-EC"/>
              </w:rPr>
              <w:tab/>
            </w:r>
            <w:r w:rsidRPr="00AA23A6">
              <w:rPr>
                <w:rStyle w:val="Hipervnculo"/>
                <w:rFonts w:ascii="Arial" w:hAnsi="Arial" w:cs="Arial"/>
                <w:noProof/>
              </w:rPr>
              <w:t>BurnDown Chart</w:t>
            </w:r>
            <w:r w:rsidRPr="00AA23A6">
              <w:rPr>
                <w:noProof/>
                <w:webHidden/>
              </w:rPr>
              <w:tab/>
            </w:r>
            <w:r w:rsidRPr="00AA23A6">
              <w:rPr>
                <w:noProof/>
                <w:webHidden/>
              </w:rPr>
              <w:fldChar w:fldCharType="begin"/>
            </w:r>
            <w:r w:rsidRPr="00AA23A6">
              <w:rPr>
                <w:noProof/>
                <w:webHidden/>
              </w:rPr>
              <w:instrText xml:space="preserve"> PAGEREF _Toc45264826 \h </w:instrText>
            </w:r>
            <w:r w:rsidRPr="00AA23A6">
              <w:rPr>
                <w:noProof/>
                <w:webHidden/>
              </w:rPr>
            </w:r>
            <w:r w:rsidRPr="00AA23A6">
              <w:rPr>
                <w:noProof/>
                <w:webHidden/>
              </w:rPr>
              <w:fldChar w:fldCharType="separate"/>
            </w:r>
            <w:r w:rsidRPr="00AA23A6">
              <w:rPr>
                <w:noProof/>
                <w:webHidden/>
              </w:rPr>
              <w:t>12</w:t>
            </w:r>
            <w:r w:rsidRPr="00AA23A6">
              <w:rPr>
                <w:noProof/>
                <w:webHidden/>
              </w:rPr>
              <w:fldChar w:fldCharType="end"/>
            </w:r>
          </w:hyperlink>
        </w:p>
        <w:p w14:paraId="56A0B02F" w14:textId="3583CE9A" w:rsidR="00AA23A6" w:rsidRPr="00AA23A6" w:rsidRDefault="00AA23A6">
          <w:pPr>
            <w:pStyle w:val="TDC3"/>
            <w:tabs>
              <w:tab w:val="left" w:pos="1320"/>
              <w:tab w:val="right" w:leader="dot" w:pos="8635"/>
            </w:tabs>
            <w:rPr>
              <w:rFonts w:eastAsiaTheme="minorEastAsia"/>
              <w:noProof/>
              <w:lang w:eastAsia="es-EC"/>
            </w:rPr>
          </w:pPr>
          <w:hyperlink w:anchor="_Toc45264827" w:history="1">
            <w:r w:rsidRPr="00AA23A6">
              <w:rPr>
                <w:rStyle w:val="Hipervnculo"/>
                <w:rFonts w:ascii="Arial" w:hAnsi="Arial" w:cs="Arial"/>
                <w:noProof/>
              </w:rPr>
              <w:t>2.2.9.</w:t>
            </w:r>
            <w:r w:rsidRPr="00AA23A6">
              <w:rPr>
                <w:rFonts w:eastAsiaTheme="minorEastAsia"/>
                <w:noProof/>
                <w:lang w:eastAsia="es-EC"/>
              </w:rPr>
              <w:tab/>
            </w:r>
            <w:r w:rsidRPr="00AA23A6">
              <w:rPr>
                <w:rStyle w:val="Hipervnculo"/>
                <w:rFonts w:ascii="Arial" w:hAnsi="Arial" w:cs="Arial"/>
                <w:noProof/>
              </w:rPr>
              <w:t>Prototipo de la aplicación Móvil</w:t>
            </w:r>
            <w:r w:rsidRPr="00AA23A6">
              <w:rPr>
                <w:noProof/>
                <w:webHidden/>
              </w:rPr>
              <w:tab/>
            </w:r>
            <w:r w:rsidRPr="00AA23A6">
              <w:rPr>
                <w:noProof/>
                <w:webHidden/>
              </w:rPr>
              <w:fldChar w:fldCharType="begin"/>
            </w:r>
            <w:r w:rsidRPr="00AA23A6">
              <w:rPr>
                <w:noProof/>
                <w:webHidden/>
              </w:rPr>
              <w:instrText xml:space="preserve"> PAGEREF _Toc45264827 \h </w:instrText>
            </w:r>
            <w:r w:rsidRPr="00AA23A6">
              <w:rPr>
                <w:noProof/>
                <w:webHidden/>
              </w:rPr>
            </w:r>
            <w:r w:rsidRPr="00AA23A6">
              <w:rPr>
                <w:noProof/>
                <w:webHidden/>
              </w:rPr>
              <w:fldChar w:fldCharType="separate"/>
            </w:r>
            <w:r w:rsidRPr="00AA23A6">
              <w:rPr>
                <w:noProof/>
                <w:webHidden/>
              </w:rPr>
              <w:t>12</w:t>
            </w:r>
            <w:r w:rsidRPr="00AA23A6">
              <w:rPr>
                <w:noProof/>
                <w:webHidden/>
              </w:rPr>
              <w:fldChar w:fldCharType="end"/>
            </w:r>
          </w:hyperlink>
        </w:p>
        <w:p w14:paraId="6D93D6DC" w14:textId="5B2DE4A2" w:rsidR="00AA23A6" w:rsidRPr="00AA23A6" w:rsidRDefault="00AA23A6">
          <w:pPr>
            <w:pStyle w:val="TDC2"/>
            <w:rPr>
              <w:rFonts w:eastAsiaTheme="minorEastAsia"/>
              <w:noProof/>
              <w:lang w:eastAsia="es-EC"/>
            </w:rPr>
          </w:pPr>
          <w:hyperlink w:anchor="_Toc45264828" w:history="1">
            <w:r w:rsidRPr="00AA23A6">
              <w:rPr>
                <w:rStyle w:val="Hipervnculo"/>
                <w:rFonts w:ascii="Arial" w:hAnsi="Arial" w:cs="Arial"/>
                <w:noProof/>
                <w:w w:val="105"/>
              </w:rPr>
              <w:t>2.3.</w:t>
            </w:r>
            <w:r w:rsidRPr="00AA23A6">
              <w:rPr>
                <w:rFonts w:eastAsiaTheme="minorEastAsia"/>
                <w:noProof/>
                <w:lang w:eastAsia="es-EC"/>
              </w:rPr>
              <w:tab/>
            </w:r>
            <w:r w:rsidRPr="00AA23A6">
              <w:rPr>
                <w:rStyle w:val="Hipervnculo"/>
                <w:rFonts w:ascii="Arial" w:hAnsi="Arial" w:cs="Arial"/>
                <w:noProof/>
                <w:w w:val="105"/>
              </w:rPr>
              <w:t>Herramientas para el Aplicación móvil</w:t>
            </w:r>
            <w:r w:rsidRPr="00AA23A6">
              <w:rPr>
                <w:noProof/>
                <w:webHidden/>
              </w:rPr>
              <w:tab/>
            </w:r>
            <w:r w:rsidRPr="00AA23A6">
              <w:rPr>
                <w:noProof/>
                <w:webHidden/>
              </w:rPr>
              <w:fldChar w:fldCharType="begin"/>
            </w:r>
            <w:r w:rsidRPr="00AA23A6">
              <w:rPr>
                <w:noProof/>
                <w:webHidden/>
              </w:rPr>
              <w:instrText xml:space="preserve"> PAGEREF _Toc45264828 \h </w:instrText>
            </w:r>
            <w:r w:rsidRPr="00AA23A6">
              <w:rPr>
                <w:noProof/>
                <w:webHidden/>
              </w:rPr>
            </w:r>
            <w:r w:rsidRPr="00AA23A6">
              <w:rPr>
                <w:noProof/>
                <w:webHidden/>
              </w:rPr>
              <w:fldChar w:fldCharType="separate"/>
            </w:r>
            <w:r w:rsidRPr="00AA23A6">
              <w:rPr>
                <w:noProof/>
                <w:webHidden/>
              </w:rPr>
              <w:t>12</w:t>
            </w:r>
            <w:r w:rsidRPr="00AA23A6">
              <w:rPr>
                <w:noProof/>
                <w:webHidden/>
              </w:rPr>
              <w:fldChar w:fldCharType="end"/>
            </w:r>
          </w:hyperlink>
        </w:p>
        <w:p w14:paraId="5BA6A351" w14:textId="6A3F5C21" w:rsidR="00AA23A6" w:rsidRPr="00AA23A6" w:rsidRDefault="00AA23A6">
          <w:pPr>
            <w:pStyle w:val="TDC3"/>
            <w:tabs>
              <w:tab w:val="left" w:pos="1320"/>
              <w:tab w:val="right" w:leader="dot" w:pos="8635"/>
            </w:tabs>
            <w:rPr>
              <w:rFonts w:eastAsiaTheme="minorEastAsia"/>
              <w:noProof/>
              <w:lang w:eastAsia="es-EC"/>
            </w:rPr>
          </w:pPr>
          <w:hyperlink w:anchor="_Toc45264829" w:history="1">
            <w:r w:rsidRPr="00AA23A6">
              <w:rPr>
                <w:rStyle w:val="Hipervnculo"/>
                <w:rFonts w:ascii="Arial" w:hAnsi="Arial" w:cs="Arial"/>
                <w:noProof/>
                <w:w w:val="105"/>
              </w:rPr>
              <w:t>2.3.1.</w:t>
            </w:r>
            <w:r w:rsidRPr="00AA23A6">
              <w:rPr>
                <w:rFonts w:eastAsiaTheme="minorEastAsia"/>
                <w:noProof/>
                <w:lang w:eastAsia="es-EC"/>
              </w:rPr>
              <w:tab/>
            </w:r>
            <w:r w:rsidRPr="00AA23A6">
              <w:rPr>
                <w:rStyle w:val="Hipervnculo"/>
                <w:rFonts w:ascii="Arial" w:hAnsi="Arial" w:cs="Arial"/>
                <w:noProof/>
                <w:w w:val="105"/>
              </w:rPr>
              <w:t>Typescript</w:t>
            </w:r>
            <w:r w:rsidRPr="00AA23A6">
              <w:rPr>
                <w:noProof/>
                <w:webHidden/>
              </w:rPr>
              <w:tab/>
            </w:r>
            <w:r w:rsidRPr="00AA23A6">
              <w:rPr>
                <w:noProof/>
                <w:webHidden/>
              </w:rPr>
              <w:fldChar w:fldCharType="begin"/>
            </w:r>
            <w:r w:rsidRPr="00AA23A6">
              <w:rPr>
                <w:noProof/>
                <w:webHidden/>
              </w:rPr>
              <w:instrText xml:space="preserve"> PAGEREF _Toc45264829 \h </w:instrText>
            </w:r>
            <w:r w:rsidRPr="00AA23A6">
              <w:rPr>
                <w:noProof/>
                <w:webHidden/>
              </w:rPr>
            </w:r>
            <w:r w:rsidRPr="00AA23A6">
              <w:rPr>
                <w:noProof/>
                <w:webHidden/>
              </w:rPr>
              <w:fldChar w:fldCharType="separate"/>
            </w:r>
            <w:r w:rsidRPr="00AA23A6">
              <w:rPr>
                <w:noProof/>
                <w:webHidden/>
              </w:rPr>
              <w:t>13</w:t>
            </w:r>
            <w:r w:rsidRPr="00AA23A6">
              <w:rPr>
                <w:noProof/>
                <w:webHidden/>
              </w:rPr>
              <w:fldChar w:fldCharType="end"/>
            </w:r>
          </w:hyperlink>
        </w:p>
        <w:p w14:paraId="22D43BC2" w14:textId="18BBC294" w:rsidR="00AA23A6" w:rsidRPr="00AA23A6" w:rsidRDefault="00AA23A6">
          <w:pPr>
            <w:pStyle w:val="TDC3"/>
            <w:tabs>
              <w:tab w:val="left" w:pos="1320"/>
              <w:tab w:val="right" w:leader="dot" w:pos="8635"/>
            </w:tabs>
            <w:rPr>
              <w:rFonts w:eastAsiaTheme="minorEastAsia"/>
              <w:noProof/>
              <w:lang w:eastAsia="es-EC"/>
            </w:rPr>
          </w:pPr>
          <w:hyperlink w:anchor="_Toc45264830" w:history="1">
            <w:r w:rsidRPr="00AA23A6">
              <w:rPr>
                <w:rStyle w:val="Hipervnculo"/>
                <w:rFonts w:ascii="Arial" w:hAnsi="Arial" w:cs="Arial"/>
                <w:noProof/>
              </w:rPr>
              <w:t>2.3.2.</w:t>
            </w:r>
            <w:r w:rsidRPr="00AA23A6">
              <w:rPr>
                <w:rFonts w:eastAsiaTheme="minorEastAsia"/>
                <w:noProof/>
                <w:lang w:eastAsia="es-EC"/>
              </w:rPr>
              <w:tab/>
            </w:r>
            <w:r w:rsidRPr="00AA23A6">
              <w:rPr>
                <w:rStyle w:val="Hipervnculo"/>
                <w:rFonts w:ascii="Arial" w:hAnsi="Arial" w:cs="Arial"/>
                <w:noProof/>
              </w:rPr>
              <w:t>Webstorm</w:t>
            </w:r>
            <w:r w:rsidRPr="00AA23A6">
              <w:rPr>
                <w:noProof/>
                <w:webHidden/>
              </w:rPr>
              <w:tab/>
            </w:r>
            <w:r w:rsidRPr="00AA23A6">
              <w:rPr>
                <w:noProof/>
                <w:webHidden/>
              </w:rPr>
              <w:fldChar w:fldCharType="begin"/>
            </w:r>
            <w:r w:rsidRPr="00AA23A6">
              <w:rPr>
                <w:noProof/>
                <w:webHidden/>
              </w:rPr>
              <w:instrText xml:space="preserve"> PAGEREF _Toc45264830 \h </w:instrText>
            </w:r>
            <w:r w:rsidRPr="00AA23A6">
              <w:rPr>
                <w:noProof/>
                <w:webHidden/>
              </w:rPr>
            </w:r>
            <w:r w:rsidRPr="00AA23A6">
              <w:rPr>
                <w:noProof/>
                <w:webHidden/>
              </w:rPr>
              <w:fldChar w:fldCharType="separate"/>
            </w:r>
            <w:r w:rsidRPr="00AA23A6">
              <w:rPr>
                <w:noProof/>
                <w:webHidden/>
              </w:rPr>
              <w:t>13</w:t>
            </w:r>
            <w:r w:rsidRPr="00AA23A6">
              <w:rPr>
                <w:noProof/>
                <w:webHidden/>
              </w:rPr>
              <w:fldChar w:fldCharType="end"/>
            </w:r>
          </w:hyperlink>
        </w:p>
        <w:p w14:paraId="43055971" w14:textId="4358F591" w:rsidR="00AA23A6" w:rsidRPr="00AA23A6" w:rsidRDefault="00AA23A6">
          <w:pPr>
            <w:pStyle w:val="TDC3"/>
            <w:tabs>
              <w:tab w:val="left" w:pos="1320"/>
              <w:tab w:val="right" w:leader="dot" w:pos="8635"/>
            </w:tabs>
            <w:rPr>
              <w:rFonts w:eastAsiaTheme="minorEastAsia"/>
              <w:noProof/>
              <w:lang w:eastAsia="es-EC"/>
            </w:rPr>
          </w:pPr>
          <w:hyperlink w:anchor="_Toc45264831" w:history="1">
            <w:r w:rsidRPr="00AA23A6">
              <w:rPr>
                <w:rStyle w:val="Hipervnculo"/>
                <w:rFonts w:ascii="Arial" w:hAnsi="Arial" w:cs="Arial"/>
                <w:noProof/>
              </w:rPr>
              <w:t>2.3.3.</w:t>
            </w:r>
            <w:r w:rsidRPr="00AA23A6">
              <w:rPr>
                <w:rFonts w:eastAsiaTheme="minorEastAsia"/>
                <w:noProof/>
                <w:lang w:eastAsia="es-EC"/>
              </w:rPr>
              <w:tab/>
            </w:r>
            <w:r w:rsidRPr="00AA23A6">
              <w:rPr>
                <w:rStyle w:val="Hipervnculo"/>
                <w:rFonts w:ascii="Arial" w:hAnsi="Arial" w:cs="Arial"/>
                <w:noProof/>
              </w:rPr>
              <w:t>GitHub</w:t>
            </w:r>
            <w:r w:rsidRPr="00AA23A6">
              <w:rPr>
                <w:noProof/>
                <w:webHidden/>
              </w:rPr>
              <w:tab/>
            </w:r>
            <w:r w:rsidRPr="00AA23A6">
              <w:rPr>
                <w:noProof/>
                <w:webHidden/>
              </w:rPr>
              <w:fldChar w:fldCharType="begin"/>
            </w:r>
            <w:r w:rsidRPr="00AA23A6">
              <w:rPr>
                <w:noProof/>
                <w:webHidden/>
              </w:rPr>
              <w:instrText xml:space="preserve"> PAGEREF _Toc45264831 \h </w:instrText>
            </w:r>
            <w:r w:rsidRPr="00AA23A6">
              <w:rPr>
                <w:noProof/>
                <w:webHidden/>
              </w:rPr>
            </w:r>
            <w:r w:rsidRPr="00AA23A6">
              <w:rPr>
                <w:noProof/>
                <w:webHidden/>
              </w:rPr>
              <w:fldChar w:fldCharType="separate"/>
            </w:r>
            <w:r w:rsidRPr="00AA23A6">
              <w:rPr>
                <w:noProof/>
                <w:webHidden/>
              </w:rPr>
              <w:t>13</w:t>
            </w:r>
            <w:r w:rsidRPr="00AA23A6">
              <w:rPr>
                <w:noProof/>
                <w:webHidden/>
              </w:rPr>
              <w:fldChar w:fldCharType="end"/>
            </w:r>
          </w:hyperlink>
        </w:p>
        <w:p w14:paraId="3F452755" w14:textId="34DC29FC" w:rsidR="00AA23A6" w:rsidRPr="00AA23A6" w:rsidRDefault="00AA23A6">
          <w:pPr>
            <w:pStyle w:val="TDC3"/>
            <w:tabs>
              <w:tab w:val="left" w:pos="1320"/>
              <w:tab w:val="right" w:leader="dot" w:pos="8635"/>
            </w:tabs>
            <w:rPr>
              <w:rFonts w:eastAsiaTheme="minorEastAsia"/>
              <w:noProof/>
              <w:lang w:eastAsia="es-EC"/>
            </w:rPr>
          </w:pPr>
          <w:hyperlink w:anchor="_Toc45264832" w:history="1">
            <w:r w:rsidRPr="00AA23A6">
              <w:rPr>
                <w:rStyle w:val="Hipervnculo"/>
                <w:rFonts w:ascii="Arial" w:hAnsi="Arial" w:cs="Arial"/>
                <w:noProof/>
              </w:rPr>
              <w:t>2.3.4.</w:t>
            </w:r>
            <w:r w:rsidRPr="00AA23A6">
              <w:rPr>
                <w:rFonts w:eastAsiaTheme="minorEastAsia"/>
                <w:noProof/>
                <w:lang w:eastAsia="es-EC"/>
              </w:rPr>
              <w:tab/>
            </w:r>
            <w:r w:rsidRPr="00AA23A6">
              <w:rPr>
                <w:rStyle w:val="Hipervnculo"/>
                <w:rFonts w:ascii="Arial" w:hAnsi="Arial" w:cs="Arial"/>
                <w:noProof/>
              </w:rPr>
              <w:t>Firebase</w:t>
            </w:r>
            <w:r w:rsidRPr="00AA23A6">
              <w:rPr>
                <w:noProof/>
                <w:webHidden/>
              </w:rPr>
              <w:tab/>
            </w:r>
            <w:r w:rsidRPr="00AA23A6">
              <w:rPr>
                <w:noProof/>
                <w:webHidden/>
              </w:rPr>
              <w:fldChar w:fldCharType="begin"/>
            </w:r>
            <w:r w:rsidRPr="00AA23A6">
              <w:rPr>
                <w:noProof/>
                <w:webHidden/>
              </w:rPr>
              <w:instrText xml:space="preserve"> PAGEREF _Toc45264832 \h </w:instrText>
            </w:r>
            <w:r w:rsidRPr="00AA23A6">
              <w:rPr>
                <w:noProof/>
                <w:webHidden/>
              </w:rPr>
            </w:r>
            <w:r w:rsidRPr="00AA23A6">
              <w:rPr>
                <w:noProof/>
                <w:webHidden/>
              </w:rPr>
              <w:fldChar w:fldCharType="separate"/>
            </w:r>
            <w:r w:rsidRPr="00AA23A6">
              <w:rPr>
                <w:noProof/>
                <w:webHidden/>
              </w:rPr>
              <w:t>13</w:t>
            </w:r>
            <w:r w:rsidRPr="00AA23A6">
              <w:rPr>
                <w:noProof/>
                <w:webHidden/>
              </w:rPr>
              <w:fldChar w:fldCharType="end"/>
            </w:r>
          </w:hyperlink>
        </w:p>
        <w:p w14:paraId="5B02B534" w14:textId="0900297F" w:rsidR="00AA23A6" w:rsidRPr="00AA23A6" w:rsidRDefault="00AA23A6">
          <w:pPr>
            <w:pStyle w:val="TDC1"/>
            <w:rPr>
              <w:rFonts w:eastAsiaTheme="minorEastAsia"/>
              <w:noProof/>
              <w:lang w:eastAsia="es-EC"/>
            </w:rPr>
          </w:pPr>
          <w:hyperlink w:anchor="_Toc45264833" w:history="1">
            <w:r w:rsidRPr="00AA23A6">
              <w:rPr>
                <w:rStyle w:val="Hipervnculo"/>
                <w:rFonts w:ascii="Arial" w:hAnsi="Arial" w:cs="Arial"/>
                <w:noProof/>
              </w:rPr>
              <w:t>3.</w:t>
            </w:r>
            <w:r w:rsidRPr="00AA23A6">
              <w:rPr>
                <w:rFonts w:eastAsiaTheme="minorEastAsia"/>
                <w:noProof/>
                <w:lang w:eastAsia="es-EC"/>
              </w:rPr>
              <w:tab/>
            </w:r>
            <w:r w:rsidRPr="00AA23A6">
              <w:rPr>
                <w:rStyle w:val="Hipervnculo"/>
                <w:rFonts w:ascii="Arial" w:hAnsi="Arial" w:cs="Arial"/>
                <w:noProof/>
              </w:rPr>
              <w:t>RESULTADO Y DISCUSIÓN</w:t>
            </w:r>
            <w:r w:rsidRPr="00AA23A6">
              <w:rPr>
                <w:noProof/>
                <w:webHidden/>
              </w:rPr>
              <w:tab/>
            </w:r>
            <w:r w:rsidRPr="00AA23A6">
              <w:rPr>
                <w:noProof/>
                <w:webHidden/>
              </w:rPr>
              <w:fldChar w:fldCharType="begin"/>
            </w:r>
            <w:r w:rsidRPr="00AA23A6">
              <w:rPr>
                <w:noProof/>
                <w:webHidden/>
              </w:rPr>
              <w:instrText xml:space="preserve"> PAGEREF _Toc45264833 \h </w:instrText>
            </w:r>
            <w:r w:rsidRPr="00AA23A6">
              <w:rPr>
                <w:noProof/>
                <w:webHidden/>
              </w:rPr>
            </w:r>
            <w:r w:rsidRPr="00AA23A6">
              <w:rPr>
                <w:noProof/>
                <w:webHidden/>
              </w:rPr>
              <w:fldChar w:fldCharType="separate"/>
            </w:r>
            <w:r w:rsidRPr="00AA23A6">
              <w:rPr>
                <w:noProof/>
                <w:webHidden/>
              </w:rPr>
              <w:t>14</w:t>
            </w:r>
            <w:r w:rsidRPr="00AA23A6">
              <w:rPr>
                <w:noProof/>
                <w:webHidden/>
              </w:rPr>
              <w:fldChar w:fldCharType="end"/>
            </w:r>
          </w:hyperlink>
        </w:p>
        <w:p w14:paraId="11EE771E" w14:textId="3BCB6953" w:rsidR="00AA23A6" w:rsidRPr="00AA23A6" w:rsidRDefault="00AA23A6">
          <w:pPr>
            <w:pStyle w:val="TDC2"/>
            <w:rPr>
              <w:rFonts w:eastAsiaTheme="minorEastAsia"/>
              <w:noProof/>
              <w:lang w:eastAsia="es-EC"/>
            </w:rPr>
          </w:pPr>
          <w:hyperlink w:anchor="_Toc45264834" w:history="1">
            <w:r w:rsidRPr="00AA23A6">
              <w:rPr>
                <w:rStyle w:val="Hipervnculo"/>
                <w:rFonts w:ascii="Arial" w:hAnsi="Arial" w:cs="Arial"/>
                <w:noProof/>
              </w:rPr>
              <w:t>3.1.</w:t>
            </w:r>
            <w:r w:rsidRPr="00AA23A6">
              <w:rPr>
                <w:rFonts w:eastAsiaTheme="minorEastAsia"/>
                <w:noProof/>
                <w:lang w:eastAsia="es-EC"/>
              </w:rPr>
              <w:tab/>
            </w:r>
            <w:r w:rsidRPr="00AA23A6">
              <w:rPr>
                <w:rStyle w:val="Hipervnculo"/>
                <w:rFonts w:ascii="Arial" w:hAnsi="Arial" w:cs="Arial"/>
                <w:noProof/>
                <w:lang w:eastAsia="es-EC"/>
              </w:rPr>
              <w:t>Implementación de la Aplicación Móvil</w:t>
            </w:r>
            <w:r w:rsidRPr="00AA23A6">
              <w:rPr>
                <w:noProof/>
                <w:webHidden/>
              </w:rPr>
              <w:tab/>
            </w:r>
            <w:r w:rsidRPr="00AA23A6">
              <w:rPr>
                <w:noProof/>
                <w:webHidden/>
              </w:rPr>
              <w:fldChar w:fldCharType="begin"/>
            </w:r>
            <w:r w:rsidRPr="00AA23A6">
              <w:rPr>
                <w:noProof/>
                <w:webHidden/>
              </w:rPr>
              <w:instrText xml:space="preserve"> PAGEREF _Toc45264834 \h </w:instrText>
            </w:r>
            <w:r w:rsidRPr="00AA23A6">
              <w:rPr>
                <w:noProof/>
                <w:webHidden/>
              </w:rPr>
            </w:r>
            <w:r w:rsidRPr="00AA23A6">
              <w:rPr>
                <w:noProof/>
                <w:webHidden/>
              </w:rPr>
              <w:fldChar w:fldCharType="separate"/>
            </w:r>
            <w:r w:rsidRPr="00AA23A6">
              <w:rPr>
                <w:noProof/>
                <w:webHidden/>
              </w:rPr>
              <w:t>14</w:t>
            </w:r>
            <w:r w:rsidRPr="00AA23A6">
              <w:rPr>
                <w:noProof/>
                <w:webHidden/>
              </w:rPr>
              <w:fldChar w:fldCharType="end"/>
            </w:r>
          </w:hyperlink>
        </w:p>
        <w:p w14:paraId="045C6A9B" w14:textId="2C4E7390" w:rsidR="00AA23A6" w:rsidRPr="00AA23A6" w:rsidRDefault="00AA23A6">
          <w:pPr>
            <w:pStyle w:val="TDC3"/>
            <w:tabs>
              <w:tab w:val="left" w:pos="1320"/>
              <w:tab w:val="right" w:leader="dot" w:pos="8635"/>
            </w:tabs>
            <w:rPr>
              <w:rFonts w:eastAsiaTheme="minorEastAsia"/>
              <w:noProof/>
              <w:lang w:eastAsia="es-EC"/>
            </w:rPr>
          </w:pPr>
          <w:hyperlink w:anchor="_Toc45264835" w:history="1">
            <w:r w:rsidRPr="00AA23A6">
              <w:rPr>
                <w:rStyle w:val="Hipervnculo"/>
                <w:rFonts w:ascii="Arial" w:hAnsi="Arial" w:cs="Arial"/>
                <w:noProof/>
              </w:rPr>
              <w:t>3.1.1.</w:t>
            </w:r>
            <w:r w:rsidRPr="00AA23A6">
              <w:rPr>
                <w:rFonts w:eastAsiaTheme="minorEastAsia"/>
                <w:noProof/>
                <w:lang w:eastAsia="es-EC"/>
              </w:rPr>
              <w:tab/>
            </w:r>
            <w:r w:rsidRPr="00AA23A6">
              <w:rPr>
                <w:rStyle w:val="Hipervnculo"/>
                <w:rFonts w:ascii="Arial" w:hAnsi="Arial" w:cs="Arial"/>
                <w:noProof/>
              </w:rPr>
              <w:t>Desarrollo del sprint 0. Diseño de la base de datos</w:t>
            </w:r>
            <w:r w:rsidRPr="00AA23A6">
              <w:rPr>
                <w:noProof/>
                <w:webHidden/>
              </w:rPr>
              <w:tab/>
            </w:r>
            <w:r w:rsidRPr="00AA23A6">
              <w:rPr>
                <w:noProof/>
                <w:webHidden/>
              </w:rPr>
              <w:fldChar w:fldCharType="begin"/>
            </w:r>
            <w:r w:rsidRPr="00AA23A6">
              <w:rPr>
                <w:noProof/>
                <w:webHidden/>
              </w:rPr>
              <w:instrText xml:space="preserve"> PAGEREF _Toc45264835 \h </w:instrText>
            </w:r>
            <w:r w:rsidRPr="00AA23A6">
              <w:rPr>
                <w:noProof/>
                <w:webHidden/>
              </w:rPr>
            </w:r>
            <w:r w:rsidRPr="00AA23A6">
              <w:rPr>
                <w:noProof/>
                <w:webHidden/>
              </w:rPr>
              <w:fldChar w:fldCharType="separate"/>
            </w:r>
            <w:r w:rsidRPr="00AA23A6">
              <w:rPr>
                <w:noProof/>
                <w:webHidden/>
              </w:rPr>
              <w:t>14</w:t>
            </w:r>
            <w:r w:rsidRPr="00AA23A6">
              <w:rPr>
                <w:noProof/>
                <w:webHidden/>
              </w:rPr>
              <w:fldChar w:fldCharType="end"/>
            </w:r>
          </w:hyperlink>
        </w:p>
        <w:p w14:paraId="68727254" w14:textId="7CF8E2AA" w:rsidR="00AA23A6" w:rsidRPr="00AA23A6" w:rsidRDefault="00AA23A6">
          <w:pPr>
            <w:pStyle w:val="TDC3"/>
            <w:tabs>
              <w:tab w:val="left" w:pos="1320"/>
              <w:tab w:val="right" w:leader="dot" w:pos="8635"/>
            </w:tabs>
            <w:rPr>
              <w:rFonts w:eastAsiaTheme="minorEastAsia"/>
              <w:noProof/>
              <w:lang w:eastAsia="es-EC"/>
            </w:rPr>
          </w:pPr>
          <w:hyperlink w:anchor="_Toc45264836" w:history="1">
            <w:r w:rsidRPr="00AA23A6">
              <w:rPr>
                <w:rStyle w:val="Hipervnculo"/>
                <w:rFonts w:ascii="Arial" w:hAnsi="Arial" w:cs="Arial"/>
                <w:noProof/>
              </w:rPr>
              <w:t>3.1.2.</w:t>
            </w:r>
            <w:r w:rsidRPr="00AA23A6">
              <w:rPr>
                <w:rFonts w:eastAsiaTheme="minorEastAsia"/>
                <w:noProof/>
                <w:lang w:eastAsia="es-EC"/>
              </w:rPr>
              <w:tab/>
            </w:r>
            <w:r w:rsidRPr="00AA23A6">
              <w:rPr>
                <w:rStyle w:val="Hipervnculo"/>
                <w:rFonts w:ascii="Arial" w:hAnsi="Arial" w:cs="Arial"/>
                <w:noProof/>
              </w:rPr>
              <w:t>Desarrollo del sprint 1. Diseño y construcción de la arquitectura del proyecto.</w:t>
            </w:r>
            <w:r w:rsidRPr="00AA23A6">
              <w:rPr>
                <w:noProof/>
                <w:webHidden/>
              </w:rPr>
              <w:tab/>
            </w:r>
            <w:r w:rsidRPr="00AA23A6">
              <w:rPr>
                <w:noProof/>
                <w:webHidden/>
              </w:rPr>
              <w:fldChar w:fldCharType="begin"/>
            </w:r>
            <w:r w:rsidRPr="00AA23A6">
              <w:rPr>
                <w:noProof/>
                <w:webHidden/>
              </w:rPr>
              <w:instrText xml:space="preserve"> PAGEREF _Toc45264836 \h </w:instrText>
            </w:r>
            <w:r w:rsidRPr="00AA23A6">
              <w:rPr>
                <w:noProof/>
                <w:webHidden/>
              </w:rPr>
            </w:r>
            <w:r w:rsidRPr="00AA23A6">
              <w:rPr>
                <w:noProof/>
                <w:webHidden/>
              </w:rPr>
              <w:fldChar w:fldCharType="separate"/>
            </w:r>
            <w:r w:rsidRPr="00AA23A6">
              <w:rPr>
                <w:noProof/>
                <w:webHidden/>
              </w:rPr>
              <w:t>15</w:t>
            </w:r>
            <w:r w:rsidRPr="00AA23A6">
              <w:rPr>
                <w:noProof/>
                <w:webHidden/>
              </w:rPr>
              <w:fldChar w:fldCharType="end"/>
            </w:r>
          </w:hyperlink>
        </w:p>
        <w:p w14:paraId="0998FF4C" w14:textId="025EEA4F" w:rsidR="00AA23A6" w:rsidRPr="00AA23A6" w:rsidRDefault="00AA23A6">
          <w:pPr>
            <w:pStyle w:val="TDC3"/>
            <w:tabs>
              <w:tab w:val="left" w:pos="1320"/>
              <w:tab w:val="right" w:leader="dot" w:pos="8635"/>
            </w:tabs>
            <w:rPr>
              <w:rFonts w:eastAsiaTheme="minorEastAsia"/>
              <w:noProof/>
              <w:lang w:eastAsia="es-EC"/>
            </w:rPr>
          </w:pPr>
          <w:hyperlink w:anchor="_Toc45264837" w:history="1">
            <w:r w:rsidRPr="00AA23A6">
              <w:rPr>
                <w:rStyle w:val="Hipervnculo"/>
                <w:rFonts w:ascii="Arial" w:hAnsi="Arial" w:cs="Arial"/>
                <w:noProof/>
              </w:rPr>
              <w:t>3.1.3.</w:t>
            </w:r>
            <w:r w:rsidRPr="00AA23A6">
              <w:rPr>
                <w:rFonts w:eastAsiaTheme="minorEastAsia"/>
                <w:noProof/>
                <w:lang w:eastAsia="es-EC"/>
              </w:rPr>
              <w:tab/>
            </w:r>
            <w:r w:rsidRPr="00AA23A6">
              <w:rPr>
                <w:rStyle w:val="Hipervnculo"/>
                <w:rFonts w:ascii="Arial" w:hAnsi="Arial" w:cs="Arial"/>
                <w:noProof/>
              </w:rPr>
              <w:t>Desarrollo del sprint 2. Elaboración del módulo de aprendizaje.</w:t>
            </w:r>
            <w:r w:rsidRPr="00AA23A6">
              <w:rPr>
                <w:noProof/>
                <w:webHidden/>
              </w:rPr>
              <w:tab/>
            </w:r>
            <w:r w:rsidRPr="00AA23A6">
              <w:rPr>
                <w:noProof/>
                <w:webHidden/>
              </w:rPr>
              <w:fldChar w:fldCharType="begin"/>
            </w:r>
            <w:r w:rsidRPr="00AA23A6">
              <w:rPr>
                <w:noProof/>
                <w:webHidden/>
              </w:rPr>
              <w:instrText xml:space="preserve"> PAGEREF _Toc45264837 \h </w:instrText>
            </w:r>
            <w:r w:rsidRPr="00AA23A6">
              <w:rPr>
                <w:noProof/>
                <w:webHidden/>
              </w:rPr>
            </w:r>
            <w:r w:rsidRPr="00AA23A6">
              <w:rPr>
                <w:noProof/>
                <w:webHidden/>
              </w:rPr>
              <w:fldChar w:fldCharType="separate"/>
            </w:r>
            <w:r w:rsidRPr="00AA23A6">
              <w:rPr>
                <w:noProof/>
                <w:webHidden/>
              </w:rPr>
              <w:t>17</w:t>
            </w:r>
            <w:r w:rsidRPr="00AA23A6">
              <w:rPr>
                <w:noProof/>
                <w:webHidden/>
              </w:rPr>
              <w:fldChar w:fldCharType="end"/>
            </w:r>
          </w:hyperlink>
        </w:p>
        <w:p w14:paraId="4D86C6F9" w14:textId="2293A5C5" w:rsidR="00AA23A6" w:rsidRPr="00AA23A6" w:rsidRDefault="00AA23A6">
          <w:pPr>
            <w:pStyle w:val="TDC3"/>
            <w:tabs>
              <w:tab w:val="left" w:pos="1320"/>
              <w:tab w:val="right" w:leader="dot" w:pos="8635"/>
            </w:tabs>
            <w:rPr>
              <w:rFonts w:eastAsiaTheme="minorEastAsia"/>
              <w:noProof/>
              <w:lang w:eastAsia="es-EC"/>
            </w:rPr>
          </w:pPr>
          <w:hyperlink w:anchor="_Toc45264838" w:history="1">
            <w:r w:rsidRPr="00AA23A6">
              <w:rPr>
                <w:rStyle w:val="Hipervnculo"/>
                <w:rFonts w:ascii="Arial" w:hAnsi="Arial" w:cs="Arial"/>
                <w:noProof/>
              </w:rPr>
              <w:t>3.1.4.</w:t>
            </w:r>
            <w:r w:rsidRPr="00AA23A6">
              <w:rPr>
                <w:rFonts w:eastAsiaTheme="minorEastAsia"/>
                <w:noProof/>
                <w:lang w:eastAsia="es-EC"/>
              </w:rPr>
              <w:tab/>
            </w:r>
            <w:r w:rsidRPr="00AA23A6">
              <w:rPr>
                <w:rStyle w:val="Hipervnculo"/>
                <w:rFonts w:ascii="Arial" w:hAnsi="Arial" w:cs="Arial"/>
                <w:noProof/>
              </w:rPr>
              <w:t>Desarrollo del sprint 3. Desarrollo del módulo de diviértete jugando</w:t>
            </w:r>
            <w:r w:rsidRPr="00AA23A6">
              <w:rPr>
                <w:rStyle w:val="Hipervnculo"/>
                <w:noProof/>
              </w:rPr>
              <w:t>.</w:t>
            </w:r>
            <w:r w:rsidRPr="00AA23A6">
              <w:rPr>
                <w:noProof/>
                <w:webHidden/>
              </w:rPr>
              <w:tab/>
            </w:r>
            <w:r w:rsidRPr="00AA23A6">
              <w:rPr>
                <w:noProof/>
                <w:webHidden/>
              </w:rPr>
              <w:fldChar w:fldCharType="begin"/>
            </w:r>
            <w:r w:rsidRPr="00AA23A6">
              <w:rPr>
                <w:noProof/>
                <w:webHidden/>
              </w:rPr>
              <w:instrText xml:space="preserve"> PAGEREF _Toc45264838 \h </w:instrText>
            </w:r>
            <w:r w:rsidRPr="00AA23A6">
              <w:rPr>
                <w:noProof/>
                <w:webHidden/>
              </w:rPr>
            </w:r>
            <w:r w:rsidRPr="00AA23A6">
              <w:rPr>
                <w:noProof/>
                <w:webHidden/>
              </w:rPr>
              <w:fldChar w:fldCharType="separate"/>
            </w:r>
            <w:r w:rsidRPr="00AA23A6">
              <w:rPr>
                <w:noProof/>
                <w:webHidden/>
              </w:rPr>
              <w:t>22</w:t>
            </w:r>
            <w:r w:rsidRPr="00AA23A6">
              <w:rPr>
                <w:noProof/>
                <w:webHidden/>
              </w:rPr>
              <w:fldChar w:fldCharType="end"/>
            </w:r>
          </w:hyperlink>
        </w:p>
        <w:p w14:paraId="468C196B" w14:textId="66F977AE" w:rsidR="00AA23A6" w:rsidRPr="00AA23A6" w:rsidRDefault="00AA23A6">
          <w:pPr>
            <w:pStyle w:val="TDC3"/>
            <w:tabs>
              <w:tab w:val="left" w:pos="1320"/>
              <w:tab w:val="right" w:leader="dot" w:pos="8635"/>
            </w:tabs>
            <w:rPr>
              <w:rFonts w:eastAsiaTheme="minorEastAsia"/>
              <w:noProof/>
              <w:lang w:eastAsia="es-EC"/>
            </w:rPr>
          </w:pPr>
          <w:hyperlink w:anchor="_Toc45264839" w:history="1">
            <w:r w:rsidRPr="00AA23A6">
              <w:rPr>
                <w:rStyle w:val="Hipervnculo"/>
                <w:rFonts w:ascii="Arial" w:hAnsi="Arial" w:cs="Arial"/>
                <w:noProof/>
              </w:rPr>
              <w:t>3.1.5.</w:t>
            </w:r>
            <w:r w:rsidRPr="00AA23A6">
              <w:rPr>
                <w:rFonts w:eastAsiaTheme="minorEastAsia"/>
                <w:noProof/>
                <w:lang w:eastAsia="es-EC"/>
              </w:rPr>
              <w:tab/>
            </w:r>
            <w:r w:rsidRPr="00AA23A6">
              <w:rPr>
                <w:rStyle w:val="Hipervnculo"/>
                <w:rFonts w:ascii="Arial" w:hAnsi="Arial" w:cs="Arial"/>
                <w:noProof/>
              </w:rPr>
              <w:t>Desarrollo del sprint 4. Desarrollo de prácticas tú puedes y demuestra lo que sabes.</w:t>
            </w:r>
            <w:r w:rsidRPr="00AA23A6">
              <w:rPr>
                <w:noProof/>
                <w:webHidden/>
              </w:rPr>
              <w:tab/>
            </w:r>
            <w:r w:rsidRPr="00AA23A6">
              <w:rPr>
                <w:noProof/>
                <w:webHidden/>
              </w:rPr>
              <w:fldChar w:fldCharType="begin"/>
            </w:r>
            <w:r w:rsidRPr="00AA23A6">
              <w:rPr>
                <w:noProof/>
                <w:webHidden/>
              </w:rPr>
              <w:instrText xml:space="preserve"> PAGEREF _Toc45264839 \h </w:instrText>
            </w:r>
            <w:r w:rsidRPr="00AA23A6">
              <w:rPr>
                <w:noProof/>
                <w:webHidden/>
              </w:rPr>
            </w:r>
            <w:r w:rsidRPr="00AA23A6">
              <w:rPr>
                <w:noProof/>
                <w:webHidden/>
              </w:rPr>
              <w:fldChar w:fldCharType="separate"/>
            </w:r>
            <w:r w:rsidRPr="00AA23A6">
              <w:rPr>
                <w:noProof/>
                <w:webHidden/>
              </w:rPr>
              <w:t>25</w:t>
            </w:r>
            <w:r w:rsidRPr="00AA23A6">
              <w:rPr>
                <w:noProof/>
                <w:webHidden/>
              </w:rPr>
              <w:fldChar w:fldCharType="end"/>
            </w:r>
          </w:hyperlink>
        </w:p>
        <w:p w14:paraId="07B80B58" w14:textId="02B1FD3B" w:rsidR="00AA23A6" w:rsidRPr="00AA23A6" w:rsidRDefault="00AA23A6">
          <w:pPr>
            <w:pStyle w:val="TDC2"/>
            <w:rPr>
              <w:rFonts w:eastAsiaTheme="minorEastAsia"/>
              <w:noProof/>
              <w:lang w:eastAsia="es-EC"/>
            </w:rPr>
          </w:pPr>
          <w:hyperlink w:anchor="_Toc45264840" w:history="1">
            <w:r w:rsidRPr="00AA23A6">
              <w:rPr>
                <w:rStyle w:val="Hipervnculo"/>
                <w:rFonts w:ascii="Arial" w:hAnsi="Arial" w:cs="Arial"/>
                <w:noProof/>
              </w:rPr>
              <w:t>3.2.</w:t>
            </w:r>
            <w:r w:rsidRPr="00AA23A6">
              <w:rPr>
                <w:rFonts w:eastAsiaTheme="minorEastAsia"/>
                <w:noProof/>
                <w:lang w:eastAsia="es-EC"/>
              </w:rPr>
              <w:tab/>
            </w:r>
            <w:r w:rsidRPr="00AA23A6">
              <w:rPr>
                <w:rStyle w:val="Hipervnculo"/>
                <w:rFonts w:ascii="Arial" w:hAnsi="Arial" w:cs="Arial"/>
                <w:noProof/>
              </w:rPr>
              <w:t>Pruebas de la aplicación móvil</w:t>
            </w:r>
            <w:r w:rsidRPr="00AA23A6">
              <w:rPr>
                <w:noProof/>
                <w:webHidden/>
              </w:rPr>
              <w:tab/>
            </w:r>
            <w:r w:rsidRPr="00AA23A6">
              <w:rPr>
                <w:noProof/>
                <w:webHidden/>
              </w:rPr>
              <w:fldChar w:fldCharType="begin"/>
            </w:r>
            <w:r w:rsidRPr="00AA23A6">
              <w:rPr>
                <w:noProof/>
                <w:webHidden/>
              </w:rPr>
              <w:instrText xml:space="preserve"> PAGEREF _Toc45264840 \h </w:instrText>
            </w:r>
            <w:r w:rsidRPr="00AA23A6">
              <w:rPr>
                <w:noProof/>
                <w:webHidden/>
              </w:rPr>
            </w:r>
            <w:r w:rsidRPr="00AA23A6">
              <w:rPr>
                <w:noProof/>
                <w:webHidden/>
              </w:rPr>
              <w:fldChar w:fldCharType="separate"/>
            </w:r>
            <w:r w:rsidRPr="00AA23A6">
              <w:rPr>
                <w:noProof/>
                <w:webHidden/>
              </w:rPr>
              <w:t>27</w:t>
            </w:r>
            <w:r w:rsidRPr="00AA23A6">
              <w:rPr>
                <w:noProof/>
                <w:webHidden/>
              </w:rPr>
              <w:fldChar w:fldCharType="end"/>
            </w:r>
          </w:hyperlink>
        </w:p>
        <w:p w14:paraId="3A97F0E8" w14:textId="5F9580E5" w:rsidR="00AA23A6" w:rsidRPr="00AA23A6" w:rsidRDefault="00AA23A6">
          <w:pPr>
            <w:pStyle w:val="TDC3"/>
            <w:tabs>
              <w:tab w:val="left" w:pos="1320"/>
              <w:tab w:val="right" w:leader="dot" w:pos="8635"/>
            </w:tabs>
            <w:rPr>
              <w:rFonts w:eastAsiaTheme="minorEastAsia"/>
              <w:noProof/>
              <w:lang w:eastAsia="es-EC"/>
            </w:rPr>
          </w:pPr>
          <w:hyperlink w:anchor="_Toc45264841" w:history="1">
            <w:r w:rsidRPr="00AA23A6">
              <w:rPr>
                <w:rStyle w:val="Hipervnculo"/>
                <w:rFonts w:ascii="Arial" w:hAnsi="Arial" w:cs="Arial"/>
                <w:noProof/>
              </w:rPr>
              <w:t>3.2.1.</w:t>
            </w:r>
            <w:r w:rsidRPr="00AA23A6">
              <w:rPr>
                <w:rFonts w:eastAsiaTheme="minorEastAsia"/>
                <w:noProof/>
                <w:lang w:eastAsia="es-EC"/>
              </w:rPr>
              <w:tab/>
            </w:r>
            <w:r w:rsidRPr="00AA23A6">
              <w:rPr>
                <w:rStyle w:val="Hipervnculo"/>
                <w:rFonts w:ascii="Arial" w:hAnsi="Arial" w:cs="Arial"/>
                <w:noProof/>
              </w:rPr>
              <w:t>Pruebas de Software</w:t>
            </w:r>
            <w:r w:rsidRPr="00AA23A6">
              <w:rPr>
                <w:noProof/>
                <w:webHidden/>
              </w:rPr>
              <w:tab/>
            </w:r>
            <w:r w:rsidRPr="00AA23A6">
              <w:rPr>
                <w:noProof/>
                <w:webHidden/>
              </w:rPr>
              <w:fldChar w:fldCharType="begin"/>
            </w:r>
            <w:r w:rsidRPr="00AA23A6">
              <w:rPr>
                <w:noProof/>
                <w:webHidden/>
              </w:rPr>
              <w:instrText xml:space="preserve"> PAGEREF _Toc45264841 \h </w:instrText>
            </w:r>
            <w:r w:rsidRPr="00AA23A6">
              <w:rPr>
                <w:noProof/>
                <w:webHidden/>
              </w:rPr>
            </w:r>
            <w:r w:rsidRPr="00AA23A6">
              <w:rPr>
                <w:noProof/>
                <w:webHidden/>
              </w:rPr>
              <w:fldChar w:fldCharType="separate"/>
            </w:r>
            <w:r w:rsidRPr="00AA23A6">
              <w:rPr>
                <w:noProof/>
                <w:webHidden/>
              </w:rPr>
              <w:t>27</w:t>
            </w:r>
            <w:r w:rsidRPr="00AA23A6">
              <w:rPr>
                <w:noProof/>
                <w:webHidden/>
              </w:rPr>
              <w:fldChar w:fldCharType="end"/>
            </w:r>
          </w:hyperlink>
        </w:p>
        <w:p w14:paraId="7201C820" w14:textId="0710A85E" w:rsidR="00AA23A6" w:rsidRPr="00AA23A6" w:rsidRDefault="00AA23A6">
          <w:pPr>
            <w:pStyle w:val="TDC3"/>
            <w:tabs>
              <w:tab w:val="left" w:pos="1320"/>
              <w:tab w:val="right" w:leader="dot" w:pos="8635"/>
            </w:tabs>
            <w:rPr>
              <w:rFonts w:eastAsiaTheme="minorEastAsia"/>
              <w:noProof/>
              <w:lang w:eastAsia="es-EC"/>
            </w:rPr>
          </w:pPr>
          <w:hyperlink w:anchor="_Toc45264842" w:history="1">
            <w:r w:rsidRPr="00AA23A6">
              <w:rPr>
                <w:rStyle w:val="Hipervnculo"/>
                <w:rFonts w:ascii="Arial" w:hAnsi="Arial" w:cs="Arial"/>
                <w:noProof/>
              </w:rPr>
              <w:t>3.2.2.</w:t>
            </w:r>
            <w:r w:rsidRPr="00AA23A6">
              <w:rPr>
                <w:rFonts w:eastAsiaTheme="minorEastAsia"/>
                <w:noProof/>
                <w:lang w:eastAsia="es-EC"/>
              </w:rPr>
              <w:tab/>
            </w:r>
            <w:r w:rsidRPr="00AA23A6">
              <w:rPr>
                <w:rStyle w:val="Hipervnculo"/>
                <w:rFonts w:ascii="Arial" w:hAnsi="Arial" w:cs="Arial"/>
                <w:noProof/>
              </w:rPr>
              <w:t>Pruebas de Aceptación</w:t>
            </w:r>
            <w:r w:rsidRPr="00AA23A6">
              <w:rPr>
                <w:noProof/>
                <w:webHidden/>
              </w:rPr>
              <w:tab/>
            </w:r>
            <w:r w:rsidRPr="00AA23A6">
              <w:rPr>
                <w:noProof/>
                <w:webHidden/>
              </w:rPr>
              <w:fldChar w:fldCharType="begin"/>
            </w:r>
            <w:r w:rsidRPr="00AA23A6">
              <w:rPr>
                <w:noProof/>
                <w:webHidden/>
              </w:rPr>
              <w:instrText xml:space="preserve"> PAGEREF _Toc45264842 \h </w:instrText>
            </w:r>
            <w:r w:rsidRPr="00AA23A6">
              <w:rPr>
                <w:noProof/>
                <w:webHidden/>
              </w:rPr>
            </w:r>
            <w:r w:rsidRPr="00AA23A6">
              <w:rPr>
                <w:noProof/>
                <w:webHidden/>
              </w:rPr>
              <w:fldChar w:fldCharType="separate"/>
            </w:r>
            <w:r w:rsidRPr="00AA23A6">
              <w:rPr>
                <w:noProof/>
                <w:webHidden/>
              </w:rPr>
              <w:t>28</w:t>
            </w:r>
            <w:r w:rsidRPr="00AA23A6">
              <w:rPr>
                <w:noProof/>
                <w:webHidden/>
              </w:rPr>
              <w:fldChar w:fldCharType="end"/>
            </w:r>
          </w:hyperlink>
        </w:p>
        <w:p w14:paraId="49675748" w14:textId="54759086" w:rsidR="00AA23A6" w:rsidRPr="00AA23A6" w:rsidRDefault="00AA23A6">
          <w:pPr>
            <w:pStyle w:val="TDC3"/>
            <w:tabs>
              <w:tab w:val="left" w:pos="1320"/>
              <w:tab w:val="right" w:leader="dot" w:pos="8635"/>
            </w:tabs>
            <w:rPr>
              <w:rFonts w:eastAsiaTheme="minorEastAsia"/>
              <w:noProof/>
              <w:lang w:eastAsia="es-EC"/>
            </w:rPr>
          </w:pPr>
          <w:hyperlink w:anchor="_Toc45264843" w:history="1">
            <w:r w:rsidRPr="00AA23A6">
              <w:rPr>
                <w:rStyle w:val="Hipervnculo"/>
                <w:rFonts w:ascii="Arial" w:hAnsi="Arial" w:cs="Arial"/>
                <w:noProof/>
              </w:rPr>
              <w:t>3.2.3.</w:t>
            </w:r>
            <w:r w:rsidRPr="00AA23A6">
              <w:rPr>
                <w:rFonts w:eastAsiaTheme="minorEastAsia"/>
                <w:noProof/>
                <w:lang w:eastAsia="es-EC"/>
              </w:rPr>
              <w:tab/>
            </w:r>
            <w:r w:rsidRPr="00AA23A6">
              <w:rPr>
                <w:rStyle w:val="Hipervnculo"/>
                <w:rFonts w:ascii="Arial" w:hAnsi="Arial" w:cs="Arial"/>
                <w:noProof/>
              </w:rPr>
              <w:t>Prueba de Usabilidad</w:t>
            </w:r>
            <w:r w:rsidRPr="00AA23A6">
              <w:rPr>
                <w:noProof/>
                <w:webHidden/>
              </w:rPr>
              <w:tab/>
            </w:r>
            <w:r w:rsidRPr="00AA23A6">
              <w:rPr>
                <w:noProof/>
                <w:webHidden/>
              </w:rPr>
              <w:fldChar w:fldCharType="begin"/>
            </w:r>
            <w:r w:rsidRPr="00AA23A6">
              <w:rPr>
                <w:noProof/>
                <w:webHidden/>
              </w:rPr>
              <w:instrText xml:space="preserve"> PAGEREF _Toc45264843 \h </w:instrText>
            </w:r>
            <w:r w:rsidRPr="00AA23A6">
              <w:rPr>
                <w:noProof/>
                <w:webHidden/>
              </w:rPr>
            </w:r>
            <w:r w:rsidRPr="00AA23A6">
              <w:rPr>
                <w:noProof/>
                <w:webHidden/>
              </w:rPr>
              <w:fldChar w:fldCharType="separate"/>
            </w:r>
            <w:r w:rsidRPr="00AA23A6">
              <w:rPr>
                <w:noProof/>
                <w:webHidden/>
              </w:rPr>
              <w:t>31</w:t>
            </w:r>
            <w:r w:rsidRPr="00AA23A6">
              <w:rPr>
                <w:noProof/>
                <w:webHidden/>
              </w:rPr>
              <w:fldChar w:fldCharType="end"/>
            </w:r>
          </w:hyperlink>
        </w:p>
        <w:p w14:paraId="1C8C2F1D" w14:textId="455EF0B8" w:rsidR="00AA23A6" w:rsidRPr="00AA23A6" w:rsidRDefault="00AA23A6">
          <w:pPr>
            <w:pStyle w:val="TDC1"/>
            <w:rPr>
              <w:rFonts w:eastAsiaTheme="minorEastAsia"/>
              <w:noProof/>
              <w:lang w:eastAsia="es-EC"/>
            </w:rPr>
          </w:pPr>
          <w:hyperlink w:anchor="_Toc45264844" w:history="1">
            <w:r w:rsidRPr="00AA23A6">
              <w:rPr>
                <w:rStyle w:val="Hipervnculo"/>
                <w:rFonts w:ascii="Arial" w:hAnsi="Arial" w:cs="Arial"/>
                <w:noProof/>
              </w:rPr>
              <w:t>4.</w:t>
            </w:r>
            <w:r w:rsidRPr="00AA23A6">
              <w:rPr>
                <w:rFonts w:eastAsiaTheme="minorEastAsia"/>
                <w:noProof/>
                <w:lang w:eastAsia="es-EC"/>
              </w:rPr>
              <w:tab/>
            </w:r>
            <w:r w:rsidRPr="00AA23A6">
              <w:rPr>
                <w:rStyle w:val="Hipervnculo"/>
                <w:rFonts w:ascii="Arial" w:hAnsi="Arial" w:cs="Arial"/>
                <w:noProof/>
              </w:rPr>
              <w:t>CONCLUSIONES Y RECOMENDACIONES</w:t>
            </w:r>
            <w:r w:rsidRPr="00AA23A6">
              <w:rPr>
                <w:noProof/>
                <w:webHidden/>
              </w:rPr>
              <w:tab/>
            </w:r>
            <w:r w:rsidRPr="00AA23A6">
              <w:rPr>
                <w:noProof/>
                <w:webHidden/>
              </w:rPr>
              <w:fldChar w:fldCharType="begin"/>
            </w:r>
            <w:r w:rsidRPr="00AA23A6">
              <w:rPr>
                <w:noProof/>
                <w:webHidden/>
              </w:rPr>
              <w:instrText xml:space="preserve"> PAGEREF _Toc45264844 \h </w:instrText>
            </w:r>
            <w:r w:rsidRPr="00AA23A6">
              <w:rPr>
                <w:noProof/>
                <w:webHidden/>
              </w:rPr>
            </w:r>
            <w:r w:rsidRPr="00AA23A6">
              <w:rPr>
                <w:noProof/>
                <w:webHidden/>
              </w:rPr>
              <w:fldChar w:fldCharType="separate"/>
            </w:r>
            <w:r w:rsidRPr="00AA23A6">
              <w:rPr>
                <w:noProof/>
                <w:webHidden/>
              </w:rPr>
              <w:t>36</w:t>
            </w:r>
            <w:r w:rsidRPr="00AA23A6">
              <w:rPr>
                <w:noProof/>
                <w:webHidden/>
              </w:rPr>
              <w:fldChar w:fldCharType="end"/>
            </w:r>
          </w:hyperlink>
        </w:p>
        <w:p w14:paraId="48F829BA" w14:textId="4ECE965B" w:rsidR="00AA23A6" w:rsidRPr="00AA23A6" w:rsidRDefault="00AA23A6">
          <w:pPr>
            <w:pStyle w:val="TDC2"/>
            <w:rPr>
              <w:rFonts w:eastAsiaTheme="minorEastAsia"/>
              <w:noProof/>
              <w:lang w:eastAsia="es-EC"/>
            </w:rPr>
          </w:pPr>
          <w:hyperlink w:anchor="_Toc45264845" w:history="1">
            <w:r w:rsidRPr="00AA23A6">
              <w:rPr>
                <w:rStyle w:val="Hipervnculo"/>
                <w:rFonts w:ascii="Arial" w:hAnsi="Arial" w:cs="Arial"/>
                <w:noProof/>
              </w:rPr>
              <w:t>4.1.</w:t>
            </w:r>
            <w:r w:rsidRPr="00AA23A6">
              <w:rPr>
                <w:rFonts w:eastAsiaTheme="minorEastAsia"/>
                <w:noProof/>
                <w:lang w:eastAsia="es-EC"/>
              </w:rPr>
              <w:tab/>
            </w:r>
            <w:r w:rsidRPr="00AA23A6">
              <w:rPr>
                <w:rStyle w:val="Hipervnculo"/>
                <w:rFonts w:ascii="Arial" w:hAnsi="Arial" w:cs="Arial"/>
                <w:noProof/>
                <w:lang w:eastAsia="es-EC"/>
              </w:rPr>
              <w:t>Conclusiones</w:t>
            </w:r>
            <w:r w:rsidRPr="00AA23A6">
              <w:rPr>
                <w:noProof/>
                <w:webHidden/>
              </w:rPr>
              <w:tab/>
            </w:r>
            <w:r w:rsidRPr="00AA23A6">
              <w:rPr>
                <w:noProof/>
                <w:webHidden/>
              </w:rPr>
              <w:fldChar w:fldCharType="begin"/>
            </w:r>
            <w:r w:rsidRPr="00AA23A6">
              <w:rPr>
                <w:noProof/>
                <w:webHidden/>
              </w:rPr>
              <w:instrText xml:space="preserve"> PAGEREF _Toc45264845 \h </w:instrText>
            </w:r>
            <w:r w:rsidRPr="00AA23A6">
              <w:rPr>
                <w:noProof/>
                <w:webHidden/>
              </w:rPr>
            </w:r>
            <w:r w:rsidRPr="00AA23A6">
              <w:rPr>
                <w:noProof/>
                <w:webHidden/>
              </w:rPr>
              <w:fldChar w:fldCharType="separate"/>
            </w:r>
            <w:r w:rsidRPr="00AA23A6">
              <w:rPr>
                <w:noProof/>
                <w:webHidden/>
              </w:rPr>
              <w:t>36</w:t>
            </w:r>
            <w:r w:rsidRPr="00AA23A6">
              <w:rPr>
                <w:noProof/>
                <w:webHidden/>
              </w:rPr>
              <w:fldChar w:fldCharType="end"/>
            </w:r>
          </w:hyperlink>
        </w:p>
        <w:p w14:paraId="73659544" w14:textId="5862CAA4" w:rsidR="00AA23A6" w:rsidRPr="00AA23A6" w:rsidRDefault="00AA23A6">
          <w:pPr>
            <w:pStyle w:val="TDC2"/>
            <w:rPr>
              <w:rFonts w:eastAsiaTheme="minorEastAsia"/>
              <w:noProof/>
              <w:lang w:eastAsia="es-EC"/>
            </w:rPr>
          </w:pPr>
          <w:hyperlink w:anchor="_Toc45264846" w:history="1">
            <w:r w:rsidRPr="00AA23A6">
              <w:rPr>
                <w:rStyle w:val="Hipervnculo"/>
                <w:rFonts w:ascii="Arial" w:hAnsi="Arial" w:cs="Arial"/>
                <w:noProof/>
              </w:rPr>
              <w:t>4.2.</w:t>
            </w:r>
            <w:r w:rsidRPr="00AA23A6">
              <w:rPr>
                <w:rFonts w:eastAsiaTheme="minorEastAsia"/>
                <w:noProof/>
                <w:lang w:eastAsia="es-EC"/>
              </w:rPr>
              <w:tab/>
            </w:r>
            <w:r w:rsidRPr="00AA23A6">
              <w:rPr>
                <w:rStyle w:val="Hipervnculo"/>
                <w:rFonts w:ascii="Arial" w:hAnsi="Arial" w:cs="Arial"/>
                <w:noProof/>
              </w:rPr>
              <w:t>Recomendaciones</w:t>
            </w:r>
            <w:r w:rsidRPr="00AA23A6">
              <w:rPr>
                <w:noProof/>
                <w:webHidden/>
              </w:rPr>
              <w:tab/>
            </w:r>
            <w:r w:rsidRPr="00AA23A6">
              <w:rPr>
                <w:noProof/>
                <w:webHidden/>
              </w:rPr>
              <w:fldChar w:fldCharType="begin"/>
            </w:r>
            <w:r w:rsidRPr="00AA23A6">
              <w:rPr>
                <w:noProof/>
                <w:webHidden/>
              </w:rPr>
              <w:instrText xml:space="preserve"> PAGEREF _Toc45264846 \h </w:instrText>
            </w:r>
            <w:r w:rsidRPr="00AA23A6">
              <w:rPr>
                <w:noProof/>
                <w:webHidden/>
              </w:rPr>
            </w:r>
            <w:r w:rsidRPr="00AA23A6">
              <w:rPr>
                <w:noProof/>
                <w:webHidden/>
              </w:rPr>
              <w:fldChar w:fldCharType="separate"/>
            </w:r>
            <w:r w:rsidRPr="00AA23A6">
              <w:rPr>
                <w:noProof/>
                <w:webHidden/>
              </w:rPr>
              <w:t>37</w:t>
            </w:r>
            <w:r w:rsidRPr="00AA23A6">
              <w:rPr>
                <w:noProof/>
                <w:webHidden/>
              </w:rPr>
              <w:fldChar w:fldCharType="end"/>
            </w:r>
          </w:hyperlink>
        </w:p>
        <w:p w14:paraId="1B1C4399" w14:textId="119B7DB4" w:rsidR="00AA23A6" w:rsidRPr="00AA23A6" w:rsidRDefault="00AA23A6">
          <w:pPr>
            <w:pStyle w:val="TDC1"/>
            <w:rPr>
              <w:rFonts w:eastAsiaTheme="minorEastAsia"/>
              <w:noProof/>
              <w:lang w:eastAsia="es-EC"/>
            </w:rPr>
          </w:pPr>
          <w:hyperlink w:anchor="_Toc45264847" w:history="1">
            <w:r w:rsidRPr="00AA23A6">
              <w:rPr>
                <w:rStyle w:val="Hipervnculo"/>
                <w:rFonts w:ascii="Arial" w:hAnsi="Arial" w:cs="Arial"/>
                <w:noProof/>
              </w:rPr>
              <w:t>5.</w:t>
            </w:r>
            <w:r w:rsidRPr="00AA23A6">
              <w:rPr>
                <w:rFonts w:eastAsiaTheme="minorEastAsia"/>
                <w:noProof/>
                <w:lang w:eastAsia="es-EC"/>
              </w:rPr>
              <w:tab/>
            </w:r>
            <w:r w:rsidRPr="00AA23A6">
              <w:rPr>
                <w:rStyle w:val="Hipervnculo"/>
                <w:rFonts w:ascii="Arial" w:hAnsi="Arial" w:cs="Arial"/>
                <w:noProof/>
                <w:lang w:val="es-ES"/>
              </w:rPr>
              <w:t>BIBLIOGRÁFIA</w:t>
            </w:r>
            <w:r w:rsidRPr="00AA23A6">
              <w:rPr>
                <w:noProof/>
                <w:webHidden/>
              </w:rPr>
              <w:tab/>
            </w:r>
            <w:r w:rsidRPr="00AA23A6">
              <w:rPr>
                <w:noProof/>
                <w:webHidden/>
              </w:rPr>
              <w:fldChar w:fldCharType="begin"/>
            </w:r>
            <w:r w:rsidRPr="00AA23A6">
              <w:rPr>
                <w:noProof/>
                <w:webHidden/>
              </w:rPr>
              <w:instrText xml:space="preserve"> PAGEREF _Toc45264847 \h </w:instrText>
            </w:r>
            <w:r w:rsidRPr="00AA23A6">
              <w:rPr>
                <w:noProof/>
                <w:webHidden/>
              </w:rPr>
            </w:r>
            <w:r w:rsidRPr="00AA23A6">
              <w:rPr>
                <w:noProof/>
                <w:webHidden/>
              </w:rPr>
              <w:fldChar w:fldCharType="separate"/>
            </w:r>
            <w:r w:rsidRPr="00AA23A6">
              <w:rPr>
                <w:noProof/>
                <w:webHidden/>
              </w:rPr>
              <w:t>38</w:t>
            </w:r>
            <w:r w:rsidRPr="00AA23A6">
              <w:rPr>
                <w:noProof/>
                <w:webHidden/>
              </w:rPr>
              <w:fldChar w:fldCharType="end"/>
            </w:r>
          </w:hyperlink>
        </w:p>
        <w:p w14:paraId="2659FBA8" w14:textId="285BC973" w:rsidR="00AA23A6" w:rsidRDefault="00AA23A6">
          <w:pPr>
            <w:pStyle w:val="TDC1"/>
            <w:rPr>
              <w:rFonts w:eastAsiaTheme="minorEastAsia"/>
              <w:noProof/>
              <w:lang w:eastAsia="es-EC"/>
            </w:rPr>
          </w:pPr>
          <w:hyperlink w:anchor="_Toc45264848" w:history="1">
            <w:r w:rsidRPr="00AA23A6">
              <w:rPr>
                <w:rStyle w:val="Hipervnculo"/>
                <w:rFonts w:ascii="Arial" w:hAnsi="Arial" w:cs="Arial"/>
                <w:noProof/>
              </w:rPr>
              <w:t>6.</w:t>
            </w:r>
            <w:r w:rsidRPr="00AA23A6">
              <w:rPr>
                <w:rFonts w:eastAsiaTheme="minorEastAsia"/>
                <w:noProof/>
                <w:lang w:eastAsia="es-EC"/>
              </w:rPr>
              <w:tab/>
            </w:r>
            <w:r w:rsidRPr="00AA23A6">
              <w:rPr>
                <w:rStyle w:val="Hipervnculo"/>
                <w:rFonts w:ascii="Arial" w:hAnsi="Arial" w:cs="Arial"/>
                <w:noProof/>
              </w:rPr>
              <w:t>ANEXOS</w:t>
            </w:r>
            <w:r w:rsidRPr="00AA23A6">
              <w:rPr>
                <w:noProof/>
                <w:webHidden/>
              </w:rPr>
              <w:tab/>
            </w:r>
            <w:r w:rsidRPr="00AA23A6">
              <w:rPr>
                <w:noProof/>
                <w:webHidden/>
              </w:rPr>
              <w:fldChar w:fldCharType="begin"/>
            </w:r>
            <w:r w:rsidRPr="00AA23A6">
              <w:rPr>
                <w:noProof/>
                <w:webHidden/>
              </w:rPr>
              <w:instrText xml:space="preserve"> PAGEREF _Toc45264848 \h </w:instrText>
            </w:r>
            <w:r w:rsidRPr="00AA23A6">
              <w:rPr>
                <w:noProof/>
                <w:webHidden/>
              </w:rPr>
            </w:r>
            <w:r w:rsidRPr="00AA23A6">
              <w:rPr>
                <w:noProof/>
                <w:webHidden/>
              </w:rPr>
              <w:fldChar w:fldCharType="separate"/>
            </w:r>
            <w:r w:rsidRPr="00AA23A6">
              <w:rPr>
                <w:noProof/>
                <w:webHidden/>
              </w:rPr>
              <w:t>40</w:t>
            </w:r>
            <w:r w:rsidRPr="00AA23A6">
              <w:rPr>
                <w:noProof/>
                <w:webHidden/>
              </w:rPr>
              <w:fldChar w:fldCharType="end"/>
            </w:r>
          </w:hyperlink>
        </w:p>
        <w:p w14:paraId="24B7FF05" w14:textId="651822E9" w:rsidR="00E029D4" w:rsidRPr="00C54663" w:rsidRDefault="00E029D4" w:rsidP="00825EA7">
          <w:pPr>
            <w:rPr>
              <w:rFonts w:ascii="Arial" w:hAnsi="Arial" w:cs="Arial"/>
              <w:color w:val="000000" w:themeColor="text1"/>
            </w:rPr>
          </w:pPr>
          <w:r w:rsidRPr="00A27BBB">
            <w:rPr>
              <w:rFonts w:ascii="Arial" w:hAnsi="Arial" w:cs="Arial"/>
              <w:color w:val="000000" w:themeColor="text1"/>
              <w:lang w:val="es-ES"/>
            </w:rPr>
            <w:fldChar w:fldCharType="end"/>
          </w:r>
        </w:p>
      </w:sdtContent>
    </w:sdt>
    <w:p w14:paraId="63143589" w14:textId="77777777" w:rsidR="00E029D4" w:rsidRPr="00C54663" w:rsidRDefault="0068075D" w:rsidP="00D2418D">
      <w:pPr>
        <w:spacing w:before="200"/>
        <w:ind w:right="683"/>
        <w:jc w:val="center"/>
        <w:rPr>
          <w:rFonts w:ascii="Arial" w:hAnsi="Arial" w:cs="Arial"/>
          <w:color w:val="000000" w:themeColor="text1"/>
        </w:rPr>
      </w:pPr>
      <w:r w:rsidRPr="00C54663">
        <w:rPr>
          <w:rFonts w:ascii="Arial" w:hAnsi="Arial" w:cs="Arial"/>
          <w:color w:val="000000" w:themeColor="text1"/>
        </w:rPr>
        <w:t xml:space="preserve"> </w:t>
      </w:r>
    </w:p>
    <w:p w14:paraId="121CCE4F" w14:textId="28475367" w:rsidR="00E029D4" w:rsidRPr="00C54663" w:rsidRDefault="008D7519" w:rsidP="004A0776">
      <w:pPr>
        <w:rPr>
          <w:rFonts w:ascii="Arial" w:hAnsi="Arial" w:cs="Arial"/>
          <w:color w:val="000000" w:themeColor="text1"/>
        </w:rPr>
      </w:pPr>
      <w:r w:rsidRPr="00C54663">
        <w:rPr>
          <w:rFonts w:ascii="Arial" w:hAnsi="Arial" w:cs="Arial"/>
          <w:color w:val="000000" w:themeColor="text1"/>
        </w:rPr>
        <w:br w:type="page"/>
      </w:r>
    </w:p>
    <w:p w14:paraId="2B2880AE" w14:textId="213969B5" w:rsidR="00007288" w:rsidRPr="00196C2B" w:rsidRDefault="00007288" w:rsidP="00196C2B">
      <w:pPr>
        <w:pStyle w:val="Ttulo1"/>
        <w:jc w:val="center"/>
        <w:rPr>
          <w:rFonts w:ascii="Arial" w:hAnsi="Arial" w:cs="Arial"/>
          <w:b/>
          <w:bCs/>
          <w:color w:val="auto"/>
          <w:sz w:val="28"/>
          <w:szCs w:val="28"/>
        </w:rPr>
      </w:pPr>
      <w:bookmarkStart w:id="7" w:name="_Toc45264803"/>
      <w:r w:rsidRPr="00196C2B">
        <w:rPr>
          <w:rFonts w:ascii="Arial" w:hAnsi="Arial" w:cs="Arial"/>
          <w:b/>
          <w:bCs/>
          <w:color w:val="auto"/>
          <w:sz w:val="28"/>
          <w:szCs w:val="28"/>
        </w:rPr>
        <w:lastRenderedPageBreak/>
        <w:t>ÍNDICE DE FIGURAS</w:t>
      </w:r>
      <w:bookmarkEnd w:id="7"/>
    </w:p>
    <w:p w14:paraId="0E88BE4A" w14:textId="7FDAA349" w:rsidR="00AA23A6" w:rsidRPr="00AA23A6" w:rsidRDefault="00A27BBB">
      <w:pPr>
        <w:pStyle w:val="Tabladeilustraciones"/>
        <w:tabs>
          <w:tab w:val="right" w:leader="dot" w:pos="8635"/>
        </w:tabs>
        <w:rPr>
          <w:rFonts w:asciiTheme="minorHAnsi" w:eastAsiaTheme="minorEastAsia" w:hAnsiTheme="minorHAnsi" w:cstheme="minorBidi"/>
          <w:noProof/>
          <w:lang w:val="es-EC" w:eastAsia="es-EC"/>
        </w:rPr>
      </w:pPr>
      <w:r w:rsidRPr="00A27BBB">
        <w:rPr>
          <w:color w:val="000000" w:themeColor="text1"/>
        </w:rPr>
        <w:fldChar w:fldCharType="begin"/>
      </w:r>
      <w:r w:rsidRPr="00A27BBB">
        <w:rPr>
          <w:color w:val="000000" w:themeColor="text1"/>
        </w:rPr>
        <w:instrText xml:space="preserve"> TOC \h \z \c "Fig." </w:instrText>
      </w:r>
      <w:r w:rsidRPr="00A27BBB">
        <w:rPr>
          <w:color w:val="000000" w:themeColor="text1"/>
        </w:rPr>
        <w:fldChar w:fldCharType="separate"/>
      </w:r>
      <w:hyperlink w:anchor="_Toc45264849" w:history="1">
        <w:r w:rsidR="00AA23A6" w:rsidRPr="00AA23A6">
          <w:rPr>
            <w:rStyle w:val="Hipervnculo"/>
            <w:noProof/>
          </w:rPr>
          <w:t>Fig. 1: Marco Scrum técnico</w:t>
        </w:r>
        <w:r w:rsidR="00AA23A6" w:rsidRPr="00AA23A6">
          <w:rPr>
            <w:noProof/>
            <w:webHidden/>
          </w:rPr>
          <w:tab/>
        </w:r>
        <w:r w:rsidR="00AA23A6" w:rsidRPr="00AA23A6">
          <w:rPr>
            <w:noProof/>
            <w:webHidden/>
          </w:rPr>
          <w:fldChar w:fldCharType="begin"/>
        </w:r>
        <w:r w:rsidR="00AA23A6" w:rsidRPr="00AA23A6">
          <w:rPr>
            <w:noProof/>
            <w:webHidden/>
          </w:rPr>
          <w:instrText xml:space="preserve"> PAGEREF _Toc45264849 \h </w:instrText>
        </w:r>
        <w:r w:rsidR="00AA23A6" w:rsidRPr="00AA23A6">
          <w:rPr>
            <w:noProof/>
            <w:webHidden/>
          </w:rPr>
        </w:r>
        <w:r w:rsidR="00AA23A6" w:rsidRPr="00AA23A6">
          <w:rPr>
            <w:noProof/>
            <w:webHidden/>
          </w:rPr>
          <w:fldChar w:fldCharType="separate"/>
        </w:r>
        <w:r w:rsidR="00AA23A6" w:rsidRPr="00AA23A6">
          <w:rPr>
            <w:noProof/>
            <w:webHidden/>
          </w:rPr>
          <w:t>4</w:t>
        </w:r>
        <w:r w:rsidR="00AA23A6" w:rsidRPr="00AA23A6">
          <w:rPr>
            <w:noProof/>
            <w:webHidden/>
          </w:rPr>
          <w:fldChar w:fldCharType="end"/>
        </w:r>
      </w:hyperlink>
    </w:p>
    <w:p w14:paraId="2EF8CD10" w14:textId="7C7C219F"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0" w:history="1">
        <w:r w:rsidRPr="00AA23A6">
          <w:rPr>
            <w:rStyle w:val="Hipervnculo"/>
            <w:noProof/>
          </w:rPr>
          <w:t>Fig. 2: Product Backlog</w:t>
        </w:r>
        <w:r w:rsidRPr="00AA23A6">
          <w:rPr>
            <w:noProof/>
            <w:webHidden/>
          </w:rPr>
          <w:tab/>
        </w:r>
        <w:r w:rsidRPr="00AA23A6">
          <w:rPr>
            <w:noProof/>
            <w:webHidden/>
          </w:rPr>
          <w:fldChar w:fldCharType="begin"/>
        </w:r>
        <w:r w:rsidRPr="00AA23A6">
          <w:rPr>
            <w:noProof/>
            <w:webHidden/>
          </w:rPr>
          <w:instrText xml:space="preserve"> PAGEREF _Toc45264850 \h </w:instrText>
        </w:r>
        <w:r w:rsidRPr="00AA23A6">
          <w:rPr>
            <w:noProof/>
            <w:webHidden/>
          </w:rPr>
        </w:r>
        <w:r w:rsidRPr="00AA23A6">
          <w:rPr>
            <w:noProof/>
            <w:webHidden/>
          </w:rPr>
          <w:fldChar w:fldCharType="separate"/>
        </w:r>
        <w:r w:rsidRPr="00AA23A6">
          <w:rPr>
            <w:noProof/>
            <w:webHidden/>
          </w:rPr>
          <w:t>6</w:t>
        </w:r>
        <w:r w:rsidRPr="00AA23A6">
          <w:rPr>
            <w:noProof/>
            <w:webHidden/>
          </w:rPr>
          <w:fldChar w:fldCharType="end"/>
        </w:r>
      </w:hyperlink>
    </w:p>
    <w:p w14:paraId="19DFB0C9" w14:textId="5A2B9D5B"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1" w:history="1">
        <w:r w:rsidRPr="00AA23A6">
          <w:rPr>
            <w:rStyle w:val="Hipervnculo"/>
            <w:noProof/>
          </w:rPr>
          <w:t>Fig. 3: Diagrama del ciclo iterativo scrum</w:t>
        </w:r>
        <w:r w:rsidRPr="00AA23A6">
          <w:rPr>
            <w:noProof/>
            <w:webHidden/>
          </w:rPr>
          <w:tab/>
        </w:r>
        <w:r w:rsidRPr="00AA23A6">
          <w:rPr>
            <w:noProof/>
            <w:webHidden/>
          </w:rPr>
          <w:fldChar w:fldCharType="begin"/>
        </w:r>
        <w:r w:rsidRPr="00AA23A6">
          <w:rPr>
            <w:noProof/>
            <w:webHidden/>
          </w:rPr>
          <w:instrText xml:space="preserve"> PAGEREF _Toc45264851 \h </w:instrText>
        </w:r>
        <w:r w:rsidRPr="00AA23A6">
          <w:rPr>
            <w:noProof/>
            <w:webHidden/>
          </w:rPr>
        </w:r>
        <w:r w:rsidRPr="00AA23A6">
          <w:rPr>
            <w:noProof/>
            <w:webHidden/>
          </w:rPr>
          <w:fldChar w:fldCharType="separate"/>
        </w:r>
        <w:r w:rsidRPr="00AA23A6">
          <w:rPr>
            <w:noProof/>
            <w:webHidden/>
          </w:rPr>
          <w:t>7</w:t>
        </w:r>
        <w:r w:rsidRPr="00AA23A6">
          <w:rPr>
            <w:noProof/>
            <w:webHidden/>
          </w:rPr>
          <w:fldChar w:fldCharType="end"/>
        </w:r>
      </w:hyperlink>
    </w:p>
    <w:p w14:paraId="358DDDEC" w14:textId="7E58BFC7"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2" w:history="1">
        <w:r w:rsidRPr="00AA23A6">
          <w:rPr>
            <w:rStyle w:val="Hipervnculo"/>
            <w:noProof/>
          </w:rPr>
          <w:t>Fig. 4: Incremento iterativo / continuo</w:t>
        </w:r>
        <w:r w:rsidRPr="00AA23A6">
          <w:rPr>
            <w:noProof/>
            <w:webHidden/>
          </w:rPr>
          <w:tab/>
        </w:r>
        <w:r w:rsidRPr="00AA23A6">
          <w:rPr>
            <w:noProof/>
            <w:webHidden/>
          </w:rPr>
          <w:fldChar w:fldCharType="begin"/>
        </w:r>
        <w:r w:rsidRPr="00AA23A6">
          <w:rPr>
            <w:noProof/>
            <w:webHidden/>
          </w:rPr>
          <w:instrText xml:space="preserve"> PAGEREF _Toc45264852 \h </w:instrText>
        </w:r>
        <w:r w:rsidRPr="00AA23A6">
          <w:rPr>
            <w:noProof/>
            <w:webHidden/>
          </w:rPr>
        </w:r>
        <w:r w:rsidRPr="00AA23A6">
          <w:rPr>
            <w:noProof/>
            <w:webHidden/>
          </w:rPr>
          <w:fldChar w:fldCharType="separate"/>
        </w:r>
        <w:r w:rsidRPr="00AA23A6">
          <w:rPr>
            <w:noProof/>
            <w:webHidden/>
          </w:rPr>
          <w:t>7</w:t>
        </w:r>
        <w:r w:rsidRPr="00AA23A6">
          <w:rPr>
            <w:noProof/>
            <w:webHidden/>
          </w:rPr>
          <w:fldChar w:fldCharType="end"/>
        </w:r>
      </w:hyperlink>
    </w:p>
    <w:p w14:paraId="1E87647A" w14:textId="21D970CD"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3" w:history="1">
        <w:r w:rsidRPr="00AA23A6">
          <w:rPr>
            <w:rStyle w:val="Hipervnculo"/>
            <w:noProof/>
          </w:rPr>
          <w:t>Fig. 5: Arquitectura de la aplicación</w:t>
        </w:r>
        <w:r w:rsidRPr="00AA23A6">
          <w:rPr>
            <w:noProof/>
            <w:webHidden/>
          </w:rPr>
          <w:tab/>
        </w:r>
        <w:r w:rsidRPr="00AA23A6">
          <w:rPr>
            <w:noProof/>
            <w:webHidden/>
          </w:rPr>
          <w:fldChar w:fldCharType="begin"/>
        </w:r>
        <w:r w:rsidRPr="00AA23A6">
          <w:rPr>
            <w:noProof/>
            <w:webHidden/>
          </w:rPr>
          <w:instrText xml:space="preserve"> PAGEREF _Toc45264853 \h </w:instrText>
        </w:r>
        <w:r w:rsidRPr="00AA23A6">
          <w:rPr>
            <w:noProof/>
            <w:webHidden/>
          </w:rPr>
        </w:r>
        <w:r w:rsidRPr="00AA23A6">
          <w:rPr>
            <w:noProof/>
            <w:webHidden/>
          </w:rPr>
          <w:fldChar w:fldCharType="separate"/>
        </w:r>
        <w:r w:rsidRPr="00AA23A6">
          <w:rPr>
            <w:noProof/>
            <w:webHidden/>
          </w:rPr>
          <w:t>9</w:t>
        </w:r>
        <w:r w:rsidRPr="00AA23A6">
          <w:rPr>
            <w:noProof/>
            <w:webHidden/>
          </w:rPr>
          <w:fldChar w:fldCharType="end"/>
        </w:r>
      </w:hyperlink>
    </w:p>
    <w:p w14:paraId="4B266992" w14:textId="6C72BA96"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4" w:history="1">
        <w:r w:rsidRPr="00AA23A6">
          <w:rPr>
            <w:rStyle w:val="Hipervnculo"/>
            <w:noProof/>
          </w:rPr>
          <w:t>Fig. 6: Diseño de base de datos</w:t>
        </w:r>
        <w:r w:rsidRPr="00AA23A6">
          <w:rPr>
            <w:noProof/>
            <w:webHidden/>
          </w:rPr>
          <w:tab/>
        </w:r>
        <w:r w:rsidRPr="00AA23A6">
          <w:rPr>
            <w:noProof/>
            <w:webHidden/>
          </w:rPr>
          <w:fldChar w:fldCharType="begin"/>
        </w:r>
        <w:r w:rsidRPr="00AA23A6">
          <w:rPr>
            <w:noProof/>
            <w:webHidden/>
          </w:rPr>
          <w:instrText xml:space="preserve"> PAGEREF _Toc45264854 \h </w:instrText>
        </w:r>
        <w:r w:rsidRPr="00AA23A6">
          <w:rPr>
            <w:noProof/>
            <w:webHidden/>
          </w:rPr>
        </w:r>
        <w:r w:rsidRPr="00AA23A6">
          <w:rPr>
            <w:noProof/>
            <w:webHidden/>
          </w:rPr>
          <w:fldChar w:fldCharType="separate"/>
        </w:r>
        <w:r w:rsidRPr="00AA23A6">
          <w:rPr>
            <w:noProof/>
            <w:webHidden/>
          </w:rPr>
          <w:t>14</w:t>
        </w:r>
        <w:r w:rsidRPr="00AA23A6">
          <w:rPr>
            <w:noProof/>
            <w:webHidden/>
          </w:rPr>
          <w:fldChar w:fldCharType="end"/>
        </w:r>
      </w:hyperlink>
    </w:p>
    <w:p w14:paraId="1BACEA4C" w14:textId="31D4BD62"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5" w:history="1">
        <w:r w:rsidRPr="00AA23A6">
          <w:rPr>
            <w:rStyle w:val="Hipervnculo"/>
            <w:noProof/>
          </w:rPr>
          <w:t>Fig. 7: Instalación de aplicación móvil</w:t>
        </w:r>
        <w:r w:rsidRPr="00AA23A6">
          <w:rPr>
            <w:noProof/>
            <w:webHidden/>
          </w:rPr>
          <w:tab/>
        </w:r>
        <w:r w:rsidRPr="00AA23A6">
          <w:rPr>
            <w:noProof/>
            <w:webHidden/>
          </w:rPr>
          <w:fldChar w:fldCharType="begin"/>
        </w:r>
        <w:r w:rsidRPr="00AA23A6">
          <w:rPr>
            <w:noProof/>
            <w:webHidden/>
          </w:rPr>
          <w:instrText xml:space="preserve"> PAGEREF _Toc45264855 \h </w:instrText>
        </w:r>
        <w:r w:rsidRPr="00AA23A6">
          <w:rPr>
            <w:noProof/>
            <w:webHidden/>
          </w:rPr>
        </w:r>
        <w:r w:rsidRPr="00AA23A6">
          <w:rPr>
            <w:noProof/>
            <w:webHidden/>
          </w:rPr>
          <w:fldChar w:fldCharType="separate"/>
        </w:r>
        <w:r w:rsidRPr="00AA23A6">
          <w:rPr>
            <w:noProof/>
            <w:webHidden/>
          </w:rPr>
          <w:t>28</w:t>
        </w:r>
        <w:r w:rsidRPr="00AA23A6">
          <w:rPr>
            <w:noProof/>
            <w:webHidden/>
          </w:rPr>
          <w:fldChar w:fldCharType="end"/>
        </w:r>
      </w:hyperlink>
    </w:p>
    <w:p w14:paraId="53A51A6F" w14:textId="6952923D"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6" w:history="1">
        <w:r w:rsidRPr="00AA23A6">
          <w:rPr>
            <w:rStyle w:val="Hipervnculo"/>
            <w:noProof/>
          </w:rPr>
          <w:t>Fig. 8: Prueba de aceptación PA-01</w:t>
        </w:r>
        <w:r w:rsidRPr="00AA23A6">
          <w:rPr>
            <w:noProof/>
            <w:webHidden/>
          </w:rPr>
          <w:tab/>
        </w:r>
        <w:r w:rsidRPr="00AA23A6">
          <w:rPr>
            <w:noProof/>
            <w:webHidden/>
          </w:rPr>
          <w:fldChar w:fldCharType="begin"/>
        </w:r>
        <w:r w:rsidRPr="00AA23A6">
          <w:rPr>
            <w:noProof/>
            <w:webHidden/>
          </w:rPr>
          <w:instrText xml:space="preserve"> PAGEREF _Toc45264856 \h </w:instrText>
        </w:r>
        <w:r w:rsidRPr="00AA23A6">
          <w:rPr>
            <w:noProof/>
            <w:webHidden/>
          </w:rPr>
        </w:r>
        <w:r w:rsidRPr="00AA23A6">
          <w:rPr>
            <w:noProof/>
            <w:webHidden/>
          </w:rPr>
          <w:fldChar w:fldCharType="separate"/>
        </w:r>
        <w:r w:rsidRPr="00AA23A6">
          <w:rPr>
            <w:noProof/>
            <w:webHidden/>
          </w:rPr>
          <w:t>28</w:t>
        </w:r>
        <w:r w:rsidRPr="00AA23A6">
          <w:rPr>
            <w:noProof/>
            <w:webHidden/>
          </w:rPr>
          <w:fldChar w:fldCharType="end"/>
        </w:r>
      </w:hyperlink>
    </w:p>
    <w:p w14:paraId="7FF3F055" w14:textId="4838B708"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7" w:history="1">
        <w:r w:rsidRPr="00AA23A6">
          <w:rPr>
            <w:rStyle w:val="Hipervnculo"/>
            <w:noProof/>
          </w:rPr>
          <w:t>Fig. 9: Prueba de aceptación PA-02</w:t>
        </w:r>
        <w:r w:rsidRPr="00AA23A6">
          <w:rPr>
            <w:noProof/>
            <w:webHidden/>
          </w:rPr>
          <w:tab/>
        </w:r>
        <w:r w:rsidRPr="00AA23A6">
          <w:rPr>
            <w:noProof/>
            <w:webHidden/>
          </w:rPr>
          <w:fldChar w:fldCharType="begin"/>
        </w:r>
        <w:r w:rsidRPr="00AA23A6">
          <w:rPr>
            <w:noProof/>
            <w:webHidden/>
          </w:rPr>
          <w:instrText xml:space="preserve"> PAGEREF _Toc45264857 \h </w:instrText>
        </w:r>
        <w:r w:rsidRPr="00AA23A6">
          <w:rPr>
            <w:noProof/>
            <w:webHidden/>
          </w:rPr>
        </w:r>
        <w:r w:rsidRPr="00AA23A6">
          <w:rPr>
            <w:noProof/>
            <w:webHidden/>
          </w:rPr>
          <w:fldChar w:fldCharType="separate"/>
        </w:r>
        <w:r w:rsidRPr="00AA23A6">
          <w:rPr>
            <w:noProof/>
            <w:webHidden/>
          </w:rPr>
          <w:t>29</w:t>
        </w:r>
        <w:r w:rsidRPr="00AA23A6">
          <w:rPr>
            <w:noProof/>
            <w:webHidden/>
          </w:rPr>
          <w:fldChar w:fldCharType="end"/>
        </w:r>
      </w:hyperlink>
    </w:p>
    <w:p w14:paraId="4C57EF2E" w14:textId="41B7F6E4"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8" w:history="1">
        <w:r w:rsidRPr="00AA23A6">
          <w:rPr>
            <w:rStyle w:val="Hipervnculo"/>
            <w:noProof/>
          </w:rPr>
          <w:t>Fig. 10: Prueba de aceptación PA-03</w:t>
        </w:r>
        <w:r w:rsidRPr="00AA23A6">
          <w:rPr>
            <w:noProof/>
            <w:webHidden/>
          </w:rPr>
          <w:tab/>
        </w:r>
        <w:r w:rsidRPr="00AA23A6">
          <w:rPr>
            <w:noProof/>
            <w:webHidden/>
          </w:rPr>
          <w:fldChar w:fldCharType="begin"/>
        </w:r>
        <w:r w:rsidRPr="00AA23A6">
          <w:rPr>
            <w:noProof/>
            <w:webHidden/>
          </w:rPr>
          <w:instrText xml:space="preserve"> PAGEREF _Toc45264858 \h </w:instrText>
        </w:r>
        <w:r w:rsidRPr="00AA23A6">
          <w:rPr>
            <w:noProof/>
            <w:webHidden/>
          </w:rPr>
        </w:r>
        <w:r w:rsidRPr="00AA23A6">
          <w:rPr>
            <w:noProof/>
            <w:webHidden/>
          </w:rPr>
          <w:fldChar w:fldCharType="separate"/>
        </w:r>
        <w:r w:rsidRPr="00AA23A6">
          <w:rPr>
            <w:noProof/>
            <w:webHidden/>
          </w:rPr>
          <w:t>30</w:t>
        </w:r>
        <w:r w:rsidRPr="00AA23A6">
          <w:rPr>
            <w:noProof/>
            <w:webHidden/>
          </w:rPr>
          <w:fldChar w:fldCharType="end"/>
        </w:r>
      </w:hyperlink>
    </w:p>
    <w:p w14:paraId="647F8CC1" w14:textId="6BE4B22B"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59" w:history="1">
        <w:r w:rsidRPr="00AA23A6">
          <w:rPr>
            <w:rStyle w:val="Hipervnculo"/>
            <w:noProof/>
          </w:rPr>
          <w:t>Fig. 11: Prueba de aceptación PA-04</w:t>
        </w:r>
        <w:r w:rsidRPr="00AA23A6">
          <w:rPr>
            <w:noProof/>
            <w:webHidden/>
          </w:rPr>
          <w:tab/>
        </w:r>
        <w:r w:rsidRPr="00AA23A6">
          <w:rPr>
            <w:noProof/>
            <w:webHidden/>
          </w:rPr>
          <w:fldChar w:fldCharType="begin"/>
        </w:r>
        <w:r w:rsidRPr="00AA23A6">
          <w:rPr>
            <w:noProof/>
            <w:webHidden/>
          </w:rPr>
          <w:instrText xml:space="preserve"> PAGEREF _Toc45264859 \h </w:instrText>
        </w:r>
        <w:r w:rsidRPr="00AA23A6">
          <w:rPr>
            <w:noProof/>
            <w:webHidden/>
          </w:rPr>
        </w:r>
        <w:r w:rsidRPr="00AA23A6">
          <w:rPr>
            <w:noProof/>
            <w:webHidden/>
          </w:rPr>
          <w:fldChar w:fldCharType="separate"/>
        </w:r>
        <w:r w:rsidRPr="00AA23A6">
          <w:rPr>
            <w:noProof/>
            <w:webHidden/>
          </w:rPr>
          <w:t>30</w:t>
        </w:r>
        <w:r w:rsidRPr="00AA23A6">
          <w:rPr>
            <w:noProof/>
            <w:webHidden/>
          </w:rPr>
          <w:fldChar w:fldCharType="end"/>
        </w:r>
      </w:hyperlink>
    </w:p>
    <w:p w14:paraId="0C47A82D" w14:textId="0B026F45"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60" w:history="1">
        <w:r w:rsidRPr="00AA23A6">
          <w:rPr>
            <w:rStyle w:val="Hipervnculo"/>
            <w:noProof/>
          </w:rPr>
          <w:t>Fig. 12: Prueba de aceptación PA-05</w:t>
        </w:r>
        <w:r w:rsidRPr="00AA23A6">
          <w:rPr>
            <w:noProof/>
            <w:webHidden/>
          </w:rPr>
          <w:tab/>
        </w:r>
        <w:r w:rsidRPr="00AA23A6">
          <w:rPr>
            <w:noProof/>
            <w:webHidden/>
          </w:rPr>
          <w:fldChar w:fldCharType="begin"/>
        </w:r>
        <w:r w:rsidRPr="00AA23A6">
          <w:rPr>
            <w:noProof/>
            <w:webHidden/>
          </w:rPr>
          <w:instrText xml:space="preserve"> PAGEREF _Toc45264860 \h </w:instrText>
        </w:r>
        <w:r w:rsidRPr="00AA23A6">
          <w:rPr>
            <w:noProof/>
            <w:webHidden/>
          </w:rPr>
        </w:r>
        <w:r w:rsidRPr="00AA23A6">
          <w:rPr>
            <w:noProof/>
            <w:webHidden/>
          </w:rPr>
          <w:fldChar w:fldCharType="separate"/>
        </w:r>
        <w:r w:rsidRPr="00AA23A6">
          <w:rPr>
            <w:noProof/>
            <w:webHidden/>
          </w:rPr>
          <w:t>31</w:t>
        </w:r>
        <w:r w:rsidRPr="00AA23A6">
          <w:rPr>
            <w:noProof/>
            <w:webHidden/>
          </w:rPr>
          <w:fldChar w:fldCharType="end"/>
        </w:r>
      </w:hyperlink>
    </w:p>
    <w:p w14:paraId="340B7494" w14:textId="6434F4CF"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61" w:history="1">
        <w:r w:rsidRPr="00AA23A6">
          <w:rPr>
            <w:rStyle w:val="Hipervnculo"/>
            <w:noProof/>
          </w:rPr>
          <w:t>Fig. 13: Inicio de Sesión</w:t>
        </w:r>
        <w:r w:rsidRPr="00AA23A6">
          <w:rPr>
            <w:noProof/>
            <w:webHidden/>
          </w:rPr>
          <w:tab/>
        </w:r>
        <w:r w:rsidRPr="00AA23A6">
          <w:rPr>
            <w:noProof/>
            <w:webHidden/>
          </w:rPr>
          <w:fldChar w:fldCharType="begin"/>
        </w:r>
        <w:r w:rsidRPr="00AA23A6">
          <w:rPr>
            <w:noProof/>
            <w:webHidden/>
          </w:rPr>
          <w:instrText xml:space="preserve"> PAGEREF _Toc45264861 \h </w:instrText>
        </w:r>
        <w:r w:rsidRPr="00AA23A6">
          <w:rPr>
            <w:noProof/>
            <w:webHidden/>
          </w:rPr>
        </w:r>
        <w:r w:rsidRPr="00AA23A6">
          <w:rPr>
            <w:noProof/>
            <w:webHidden/>
          </w:rPr>
          <w:fldChar w:fldCharType="separate"/>
        </w:r>
        <w:r w:rsidRPr="00AA23A6">
          <w:rPr>
            <w:noProof/>
            <w:webHidden/>
          </w:rPr>
          <w:t>32</w:t>
        </w:r>
        <w:r w:rsidRPr="00AA23A6">
          <w:rPr>
            <w:noProof/>
            <w:webHidden/>
          </w:rPr>
          <w:fldChar w:fldCharType="end"/>
        </w:r>
      </w:hyperlink>
    </w:p>
    <w:p w14:paraId="36842E61" w14:textId="0F1184F5"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62" w:history="1">
        <w:r w:rsidRPr="00AA23A6">
          <w:rPr>
            <w:rStyle w:val="Hipervnculo"/>
            <w:noProof/>
          </w:rPr>
          <w:t>Fig. 14: Registro de usuario</w:t>
        </w:r>
        <w:r w:rsidRPr="00AA23A6">
          <w:rPr>
            <w:noProof/>
            <w:webHidden/>
          </w:rPr>
          <w:tab/>
        </w:r>
        <w:r w:rsidRPr="00AA23A6">
          <w:rPr>
            <w:noProof/>
            <w:webHidden/>
          </w:rPr>
          <w:fldChar w:fldCharType="begin"/>
        </w:r>
        <w:r w:rsidRPr="00AA23A6">
          <w:rPr>
            <w:noProof/>
            <w:webHidden/>
          </w:rPr>
          <w:instrText xml:space="preserve"> PAGEREF _Toc45264862 \h </w:instrText>
        </w:r>
        <w:r w:rsidRPr="00AA23A6">
          <w:rPr>
            <w:noProof/>
            <w:webHidden/>
          </w:rPr>
        </w:r>
        <w:r w:rsidRPr="00AA23A6">
          <w:rPr>
            <w:noProof/>
            <w:webHidden/>
          </w:rPr>
          <w:fldChar w:fldCharType="separate"/>
        </w:r>
        <w:r w:rsidRPr="00AA23A6">
          <w:rPr>
            <w:noProof/>
            <w:webHidden/>
          </w:rPr>
          <w:t>32</w:t>
        </w:r>
        <w:r w:rsidRPr="00AA23A6">
          <w:rPr>
            <w:noProof/>
            <w:webHidden/>
          </w:rPr>
          <w:fldChar w:fldCharType="end"/>
        </w:r>
      </w:hyperlink>
    </w:p>
    <w:p w14:paraId="07F40633" w14:textId="603D6841"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63" w:history="1">
        <w:r w:rsidRPr="00AA23A6">
          <w:rPr>
            <w:rStyle w:val="Hipervnculo"/>
            <w:noProof/>
          </w:rPr>
          <w:t>Fig. 15: Tab Diviértete Aprendiendo</w:t>
        </w:r>
        <w:r w:rsidRPr="00AA23A6">
          <w:rPr>
            <w:noProof/>
            <w:webHidden/>
          </w:rPr>
          <w:tab/>
        </w:r>
        <w:r w:rsidRPr="00AA23A6">
          <w:rPr>
            <w:noProof/>
            <w:webHidden/>
          </w:rPr>
          <w:fldChar w:fldCharType="begin"/>
        </w:r>
        <w:r w:rsidRPr="00AA23A6">
          <w:rPr>
            <w:noProof/>
            <w:webHidden/>
          </w:rPr>
          <w:instrText xml:space="preserve"> PAGEREF _Toc45264863 \h </w:instrText>
        </w:r>
        <w:r w:rsidRPr="00AA23A6">
          <w:rPr>
            <w:noProof/>
            <w:webHidden/>
          </w:rPr>
        </w:r>
        <w:r w:rsidRPr="00AA23A6">
          <w:rPr>
            <w:noProof/>
            <w:webHidden/>
          </w:rPr>
          <w:fldChar w:fldCharType="separate"/>
        </w:r>
        <w:r w:rsidRPr="00AA23A6">
          <w:rPr>
            <w:noProof/>
            <w:webHidden/>
          </w:rPr>
          <w:t>33</w:t>
        </w:r>
        <w:r w:rsidRPr="00AA23A6">
          <w:rPr>
            <w:noProof/>
            <w:webHidden/>
          </w:rPr>
          <w:fldChar w:fldCharType="end"/>
        </w:r>
      </w:hyperlink>
    </w:p>
    <w:p w14:paraId="379E8687" w14:textId="35006B43"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64" w:history="1">
        <w:r w:rsidRPr="00AA23A6">
          <w:rPr>
            <w:rStyle w:val="Hipervnculo"/>
            <w:noProof/>
          </w:rPr>
          <w:t>Fig. 16: Módulo Animales</w:t>
        </w:r>
        <w:r w:rsidRPr="00AA23A6">
          <w:rPr>
            <w:noProof/>
            <w:webHidden/>
          </w:rPr>
          <w:tab/>
        </w:r>
        <w:r w:rsidRPr="00AA23A6">
          <w:rPr>
            <w:noProof/>
            <w:webHidden/>
          </w:rPr>
          <w:fldChar w:fldCharType="begin"/>
        </w:r>
        <w:r w:rsidRPr="00AA23A6">
          <w:rPr>
            <w:noProof/>
            <w:webHidden/>
          </w:rPr>
          <w:instrText xml:space="preserve"> PAGEREF _Toc45264864 \h </w:instrText>
        </w:r>
        <w:r w:rsidRPr="00AA23A6">
          <w:rPr>
            <w:noProof/>
            <w:webHidden/>
          </w:rPr>
        </w:r>
        <w:r w:rsidRPr="00AA23A6">
          <w:rPr>
            <w:noProof/>
            <w:webHidden/>
          </w:rPr>
          <w:fldChar w:fldCharType="separate"/>
        </w:r>
        <w:r w:rsidRPr="00AA23A6">
          <w:rPr>
            <w:noProof/>
            <w:webHidden/>
          </w:rPr>
          <w:t>33</w:t>
        </w:r>
        <w:r w:rsidRPr="00AA23A6">
          <w:rPr>
            <w:noProof/>
            <w:webHidden/>
          </w:rPr>
          <w:fldChar w:fldCharType="end"/>
        </w:r>
      </w:hyperlink>
    </w:p>
    <w:p w14:paraId="579BC521" w14:textId="314908F4"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65" w:history="1">
        <w:r w:rsidRPr="00AA23A6">
          <w:rPr>
            <w:rStyle w:val="Hipervnculo"/>
            <w:noProof/>
          </w:rPr>
          <w:t>Fig. 17. Mamíferos</w:t>
        </w:r>
        <w:r w:rsidRPr="00AA23A6">
          <w:rPr>
            <w:noProof/>
            <w:webHidden/>
          </w:rPr>
          <w:tab/>
        </w:r>
        <w:r w:rsidRPr="00AA23A6">
          <w:rPr>
            <w:noProof/>
            <w:webHidden/>
          </w:rPr>
          <w:fldChar w:fldCharType="begin"/>
        </w:r>
        <w:r w:rsidRPr="00AA23A6">
          <w:rPr>
            <w:noProof/>
            <w:webHidden/>
          </w:rPr>
          <w:instrText xml:space="preserve"> PAGEREF _Toc45264865 \h </w:instrText>
        </w:r>
        <w:r w:rsidRPr="00AA23A6">
          <w:rPr>
            <w:noProof/>
            <w:webHidden/>
          </w:rPr>
        </w:r>
        <w:r w:rsidRPr="00AA23A6">
          <w:rPr>
            <w:noProof/>
            <w:webHidden/>
          </w:rPr>
          <w:fldChar w:fldCharType="separate"/>
        </w:r>
        <w:r w:rsidRPr="00AA23A6">
          <w:rPr>
            <w:noProof/>
            <w:webHidden/>
          </w:rPr>
          <w:t>34</w:t>
        </w:r>
        <w:r w:rsidRPr="00AA23A6">
          <w:rPr>
            <w:noProof/>
            <w:webHidden/>
          </w:rPr>
          <w:fldChar w:fldCharType="end"/>
        </w:r>
      </w:hyperlink>
    </w:p>
    <w:p w14:paraId="0DE665E6" w14:textId="1F7F9A88"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66" w:history="1">
        <w:r w:rsidRPr="00AA23A6">
          <w:rPr>
            <w:rStyle w:val="Hipervnculo"/>
            <w:noProof/>
          </w:rPr>
          <w:t>Fig. 18: Tab Diviértete Jugando</w:t>
        </w:r>
        <w:r w:rsidRPr="00AA23A6">
          <w:rPr>
            <w:noProof/>
            <w:webHidden/>
          </w:rPr>
          <w:tab/>
        </w:r>
        <w:r w:rsidRPr="00AA23A6">
          <w:rPr>
            <w:noProof/>
            <w:webHidden/>
          </w:rPr>
          <w:fldChar w:fldCharType="begin"/>
        </w:r>
        <w:r w:rsidRPr="00AA23A6">
          <w:rPr>
            <w:noProof/>
            <w:webHidden/>
          </w:rPr>
          <w:instrText xml:space="preserve"> PAGEREF _Toc45264866 \h </w:instrText>
        </w:r>
        <w:r w:rsidRPr="00AA23A6">
          <w:rPr>
            <w:noProof/>
            <w:webHidden/>
          </w:rPr>
        </w:r>
        <w:r w:rsidRPr="00AA23A6">
          <w:rPr>
            <w:noProof/>
            <w:webHidden/>
          </w:rPr>
          <w:fldChar w:fldCharType="separate"/>
        </w:r>
        <w:r w:rsidRPr="00AA23A6">
          <w:rPr>
            <w:noProof/>
            <w:webHidden/>
          </w:rPr>
          <w:t>34</w:t>
        </w:r>
        <w:r w:rsidRPr="00AA23A6">
          <w:rPr>
            <w:noProof/>
            <w:webHidden/>
          </w:rPr>
          <w:fldChar w:fldCharType="end"/>
        </w:r>
      </w:hyperlink>
    </w:p>
    <w:p w14:paraId="5ADFD30A" w14:textId="6B9701C6"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67" w:history="1">
        <w:r w:rsidRPr="00AA23A6">
          <w:rPr>
            <w:rStyle w:val="Hipervnculo"/>
            <w:noProof/>
          </w:rPr>
          <w:t>Fig. 19: Nivel Básico</w:t>
        </w:r>
        <w:r w:rsidRPr="00AA23A6">
          <w:rPr>
            <w:noProof/>
            <w:webHidden/>
          </w:rPr>
          <w:tab/>
        </w:r>
        <w:r w:rsidRPr="00AA23A6">
          <w:rPr>
            <w:noProof/>
            <w:webHidden/>
          </w:rPr>
          <w:fldChar w:fldCharType="begin"/>
        </w:r>
        <w:r w:rsidRPr="00AA23A6">
          <w:rPr>
            <w:noProof/>
            <w:webHidden/>
          </w:rPr>
          <w:instrText xml:space="preserve"> PAGEREF _Toc45264867 \h </w:instrText>
        </w:r>
        <w:r w:rsidRPr="00AA23A6">
          <w:rPr>
            <w:noProof/>
            <w:webHidden/>
          </w:rPr>
        </w:r>
        <w:r w:rsidRPr="00AA23A6">
          <w:rPr>
            <w:noProof/>
            <w:webHidden/>
          </w:rPr>
          <w:fldChar w:fldCharType="separate"/>
        </w:r>
        <w:r w:rsidRPr="00AA23A6">
          <w:rPr>
            <w:noProof/>
            <w:webHidden/>
          </w:rPr>
          <w:t>35</w:t>
        </w:r>
        <w:r w:rsidRPr="00AA23A6">
          <w:rPr>
            <w:noProof/>
            <w:webHidden/>
          </w:rPr>
          <w:fldChar w:fldCharType="end"/>
        </w:r>
      </w:hyperlink>
    </w:p>
    <w:p w14:paraId="57B00019" w14:textId="1CF73AE0" w:rsid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68" w:history="1">
        <w:r w:rsidRPr="00AA23A6">
          <w:rPr>
            <w:rStyle w:val="Hipervnculo"/>
            <w:noProof/>
          </w:rPr>
          <w:t>Fig. 20: Mueve la Figura</w:t>
        </w:r>
        <w:r w:rsidRPr="00AA23A6">
          <w:rPr>
            <w:noProof/>
            <w:webHidden/>
          </w:rPr>
          <w:tab/>
        </w:r>
        <w:r w:rsidRPr="00AA23A6">
          <w:rPr>
            <w:noProof/>
            <w:webHidden/>
          </w:rPr>
          <w:fldChar w:fldCharType="begin"/>
        </w:r>
        <w:r w:rsidRPr="00AA23A6">
          <w:rPr>
            <w:noProof/>
            <w:webHidden/>
          </w:rPr>
          <w:instrText xml:space="preserve"> PAGEREF _Toc45264868 \h </w:instrText>
        </w:r>
        <w:r w:rsidRPr="00AA23A6">
          <w:rPr>
            <w:noProof/>
            <w:webHidden/>
          </w:rPr>
        </w:r>
        <w:r w:rsidRPr="00AA23A6">
          <w:rPr>
            <w:noProof/>
            <w:webHidden/>
          </w:rPr>
          <w:fldChar w:fldCharType="separate"/>
        </w:r>
        <w:r w:rsidRPr="00AA23A6">
          <w:rPr>
            <w:noProof/>
            <w:webHidden/>
          </w:rPr>
          <w:t>35</w:t>
        </w:r>
        <w:r w:rsidRPr="00AA23A6">
          <w:rPr>
            <w:noProof/>
            <w:webHidden/>
          </w:rPr>
          <w:fldChar w:fldCharType="end"/>
        </w:r>
      </w:hyperlink>
    </w:p>
    <w:p w14:paraId="7F5048DD" w14:textId="16009447" w:rsidR="00E029D4" w:rsidRPr="00BE1DB2" w:rsidRDefault="00A27BBB" w:rsidP="00D2418D">
      <w:pPr>
        <w:spacing w:before="200"/>
        <w:ind w:right="683"/>
        <w:jc w:val="center"/>
        <w:rPr>
          <w:rFonts w:ascii="Arial" w:hAnsi="Arial" w:cs="Arial"/>
          <w:color w:val="000000" w:themeColor="text1"/>
        </w:rPr>
      </w:pPr>
      <w:r w:rsidRPr="00A27BBB">
        <w:rPr>
          <w:rFonts w:ascii="Arial" w:hAnsi="Arial" w:cs="Arial"/>
          <w:color w:val="000000" w:themeColor="text1"/>
        </w:rPr>
        <w:fldChar w:fldCharType="end"/>
      </w:r>
    </w:p>
    <w:p w14:paraId="55586C13" w14:textId="77777777" w:rsidR="00D2418D" w:rsidRPr="00BE1DB2" w:rsidRDefault="00D2418D">
      <w:pPr>
        <w:rPr>
          <w:rFonts w:ascii="Arial" w:hAnsi="Arial" w:cs="Arial"/>
          <w:color w:val="000000" w:themeColor="text1"/>
        </w:rPr>
      </w:pPr>
    </w:p>
    <w:p w14:paraId="3C36F21D" w14:textId="77777777" w:rsidR="0068075D" w:rsidRPr="00BE1DB2" w:rsidRDefault="0068075D" w:rsidP="0068075D">
      <w:pPr>
        <w:rPr>
          <w:rFonts w:ascii="Arial" w:hAnsi="Arial" w:cs="Arial"/>
          <w:color w:val="000000" w:themeColor="text1"/>
        </w:rPr>
      </w:pPr>
    </w:p>
    <w:p w14:paraId="22F31AE1" w14:textId="77777777" w:rsidR="00D2418D" w:rsidRPr="00BE1DB2" w:rsidRDefault="00D2418D">
      <w:pPr>
        <w:rPr>
          <w:rFonts w:ascii="Arial" w:hAnsi="Arial" w:cs="Arial"/>
          <w:color w:val="000000" w:themeColor="text1"/>
        </w:rPr>
      </w:pPr>
      <w:r w:rsidRPr="00BE1DB2">
        <w:rPr>
          <w:rFonts w:ascii="Arial" w:hAnsi="Arial" w:cs="Arial"/>
          <w:color w:val="000000" w:themeColor="text1"/>
        </w:rPr>
        <w:br w:type="page"/>
      </w:r>
    </w:p>
    <w:p w14:paraId="635AE322" w14:textId="72612DAB" w:rsidR="00FB2DED" w:rsidRPr="00196C2B" w:rsidRDefault="00FB2DED" w:rsidP="00196C2B">
      <w:pPr>
        <w:pStyle w:val="Ttulo1"/>
        <w:jc w:val="center"/>
        <w:rPr>
          <w:rFonts w:ascii="Arial" w:hAnsi="Arial" w:cs="Arial"/>
          <w:b/>
          <w:bCs/>
          <w:color w:val="auto"/>
          <w:sz w:val="28"/>
          <w:szCs w:val="28"/>
        </w:rPr>
      </w:pPr>
      <w:bookmarkStart w:id="8" w:name="_Toc45264804"/>
      <w:r w:rsidRPr="00196C2B">
        <w:rPr>
          <w:rFonts w:ascii="Arial" w:hAnsi="Arial" w:cs="Arial"/>
          <w:b/>
          <w:bCs/>
          <w:color w:val="auto"/>
          <w:sz w:val="28"/>
          <w:szCs w:val="28"/>
        </w:rPr>
        <w:lastRenderedPageBreak/>
        <w:t>ÍNDICE DE TABLAS</w:t>
      </w:r>
      <w:bookmarkEnd w:id="8"/>
    </w:p>
    <w:p w14:paraId="68909BFB" w14:textId="0510462E" w:rsidR="00AA23A6" w:rsidRPr="00AA23A6" w:rsidRDefault="0015405A">
      <w:pPr>
        <w:pStyle w:val="Tabladeilustraciones"/>
        <w:tabs>
          <w:tab w:val="right" w:leader="dot" w:pos="8635"/>
        </w:tabs>
        <w:rPr>
          <w:rFonts w:asciiTheme="minorHAnsi" w:eastAsiaTheme="minorEastAsia" w:hAnsiTheme="minorHAnsi" w:cstheme="minorBidi"/>
          <w:noProof/>
          <w:lang w:val="es-EC" w:eastAsia="es-EC"/>
        </w:rPr>
      </w:pPr>
      <w:r w:rsidRPr="00A27BBB">
        <w:rPr>
          <w:bCs/>
          <w:color w:val="000000" w:themeColor="text1"/>
          <w:sz w:val="24"/>
        </w:rPr>
        <w:fldChar w:fldCharType="begin"/>
      </w:r>
      <w:r w:rsidRPr="00A27BBB">
        <w:rPr>
          <w:bCs/>
          <w:color w:val="000000" w:themeColor="text1"/>
          <w:sz w:val="24"/>
        </w:rPr>
        <w:instrText xml:space="preserve"> TOC \h \z \c "Tabla" </w:instrText>
      </w:r>
      <w:r w:rsidRPr="00A27BBB">
        <w:rPr>
          <w:bCs/>
          <w:color w:val="000000" w:themeColor="text1"/>
          <w:sz w:val="24"/>
        </w:rPr>
        <w:fldChar w:fldCharType="separate"/>
      </w:r>
      <w:hyperlink w:anchor="_Toc45264869" w:history="1">
        <w:r w:rsidR="00AA23A6" w:rsidRPr="00AA23A6">
          <w:rPr>
            <w:rStyle w:val="Hipervnculo"/>
            <w:noProof/>
          </w:rPr>
          <w:t>Tabla I: Equipo Scrum</w:t>
        </w:r>
        <w:r w:rsidR="00AA23A6" w:rsidRPr="00AA23A6">
          <w:rPr>
            <w:noProof/>
            <w:webHidden/>
          </w:rPr>
          <w:tab/>
        </w:r>
        <w:r w:rsidR="00AA23A6" w:rsidRPr="00AA23A6">
          <w:rPr>
            <w:noProof/>
            <w:webHidden/>
          </w:rPr>
          <w:fldChar w:fldCharType="begin"/>
        </w:r>
        <w:r w:rsidR="00AA23A6" w:rsidRPr="00AA23A6">
          <w:rPr>
            <w:noProof/>
            <w:webHidden/>
          </w:rPr>
          <w:instrText xml:space="preserve"> PAGEREF _Toc45264869 \h </w:instrText>
        </w:r>
        <w:r w:rsidR="00AA23A6" w:rsidRPr="00AA23A6">
          <w:rPr>
            <w:noProof/>
            <w:webHidden/>
          </w:rPr>
        </w:r>
        <w:r w:rsidR="00AA23A6" w:rsidRPr="00AA23A6">
          <w:rPr>
            <w:noProof/>
            <w:webHidden/>
          </w:rPr>
          <w:fldChar w:fldCharType="separate"/>
        </w:r>
        <w:r w:rsidR="00AA23A6" w:rsidRPr="00AA23A6">
          <w:rPr>
            <w:noProof/>
            <w:webHidden/>
          </w:rPr>
          <w:t>5</w:t>
        </w:r>
        <w:r w:rsidR="00AA23A6" w:rsidRPr="00AA23A6">
          <w:rPr>
            <w:noProof/>
            <w:webHidden/>
          </w:rPr>
          <w:fldChar w:fldCharType="end"/>
        </w:r>
      </w:hyperlink>
    </w:p>
    <w:p w14:paraId="0EBCD310" w14:textId="1F5D8B7B"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0" w:history="1">
        <w:r w:rsidRPr="00AA23A6">
          <w:rPr>
            <w:rStyle w:val="Hipervnculo"/>
            <w:noProof/>
          </w:rPr>
          <w:t>Tabla II: Asignación de roles</w:t>
        </w:r>
        <w:r w:rsidRPr="00AA23A6">
          <w:rPr>
            <w:noProof/>
            <w:webHidden/>
          </w:rPr>
          <w:tab/>
        </w:r>
        <w:r w:rsidRPr="00AA23A6">
          <w:rPr>
            <w:noProof/>
            <w:webHidden/>
          </w:rPr>
          <w:fldChar w:fldCharType="begin"/>
        </w:r>
        <w:r w:rsidRPr="00AA23A6">
          <w:rPr>
            <w:noProof/>
            <w:webHidden/>
          </w:rPr>
          <w:instrText xml:space="preserve"> PAGEREF _Toc45264870 \h </w:instrText>
        </w:r>
        <w:r w:rsidRPr="00AA23A6">
          <w:rPr>
            <w:noProof/>
            <w:webHidden/>
          </w:rPr>
        </w:r>
        <w:r w:rsidRPr="00AA23A6">
          <w:rPr>
            <w:noProof/>
            <w:webHidden/>
          </w:rPr>
          <w:fldChar w:fldCharType="separate"/>
        </w:r>
        <w:r w:rsidRPr="00AA23A6">
          <w:rPr>
            <w:noProof/>
            <w:webHidden/>
          </w:rPr>
          <w:t>8</w:t>
        </w:r>
        <w:r w:rsidRPr="00AA23A6">
          <w:rPr>
            <w:noProof/>
            <w:webHidden/>
          </w:rPr>
          <w:fldChar w:fldCharType="end"/>
        </w:r>
      </w:hyperlink>
    </w:p>
    <w:p w14:paraId="7CF9CF58" w14:textId="21935E38"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1" w:history="1">
        <w:r w:rsidRPr="00AA23A6">
          <w:rPr>
            <w:rStyle w:val="Hipervnculo"/>
            <w:noProof/>
          </w:rPr>
          <w:t>Tabla III: Planificación de cada sprint</w:t>
        </w:r>
        <w:r w:rsidRPr="00AA23A6">
          <w:rPr>
            <w:noProof/>
            <w:webHidden/>
          </w:rPr>
          <w:tab/>
        </w:r>
        <w:r w:rsidRPr="00AA23A6">
          <w:rPr>
            <w:noProof/>
            <w:webHidden/>
          </w:rPr>
          <w:fldChar w:fldCharType="begin"/>
        </w:r>
        <w:r w:rsidRPr="00AA23A6">
          <w:rPr>
            <w:noProof/>
            <w:webHidden/>
          </w:rPr>
          <w:instrText xml:space="preserve"> PAGEREF _Toc45264871 \h </w:instrText>
        </w:r>
        <w:r w:rsidRPr="00AA23A6">
          <w:rPr>
            <w:noProof/>
            <w:webHidden/>
          </w:rPr>
        </w:r>
        <w:r w:rsidRPr="00AA23A6">
          <w:rPr>
            <w:noProof/>
            <w:webHidden/>
          </w:rPr>
          <w:fldChar w:fldCharType="separate"/>
        </w:r>
        <w:r w:rsidRPr="00AA23A6">
          <w:rPr>
            <w:noProof/>
            <w:webHidden/>
          </w:rPr>
          <w:t>10</w:t>
        </w:r>
        <w:r w:rsidRPr="00AA23A6">
          <w:rPr>
            <w:noProof/>
            <w:webHidden/>
          </w:rPr>
          <w:fldChar w:fldCharType="end"/>
        </w:r>
      </w:hyperlink>
    </w:p>
    <w:p w14:paraId="16946E90" w14:textId="19CC6E06"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2" w:history="1">
        <w:r w:rsidRPr="00AA23A6">
          <w:rPr>
            <w:rStyle w:val="Hipervnculo"/>
            <w:noProof/>
          </w:rPr>
          <w:t>Tabla IV: Historia de usuario épica 1</w:t>
        </w:r>
        <w:r w:rsidRPr="00AA23A6">
          <w:rPr>
            <w:noProof/>
            <w:webHidden/>
          </w:rPr>
          <w:tab/>
        </w:r>
        <w:r w:rsidRPr="00AA23A6">
          <w:rPr>
            <w:noProof/>
            <w:webHidden/>
          </w:rPr>
          <w:fldChar w:fldCharType="begin"/>
        </w:r>
        <w:r w:rsidRPr="00AA23A6">
          <w:rPr>
            <w:noProof/>
            <w:webHidden/>
          </w:rPr>
          <w:instrText xml:space="preserve"> PAGEREF _Toc45264872 \h </w:instrText>
        </w:r>
        <w:r w:rsidRPr="00AA23A6">
          <w:rPr>
            <w:noProof/>
            <w:webHidden/>
          </w:rPr>
        </w:r>
        <w:r w:rsidRPr="00AA23A6">
          <w:rPr>
            <w:noProof/>
            <w:webHidden/>
          </w:rPr>
          <w:fldChar w:fldCharType="separate"/>
        </w:r>
        <w:r w:rsidRPr="00AA23A6">
          <w:rPr>
            <w:noProof/>
            <w:webHidden/>
          </w:rPr>
          <w:t>10</w:t>
        </w:r>
        <w:r w:rsidRPr="00AA23A6">
          <w:rPr>
            <w:noProof/>
            <w:webHidden/>
          </w:rPr>
          <w:fldChar w:fldCharType="end"/>
        </w:r>
      </w:hyperlink>
    </w:p>
    <w:p w14:paraId="57624D13" w14:textId="39FCB9C4"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3" w:history="1">
        <w:r w:rsidRPr="00AA23A6">
          <w:rPr>
            <w:rStyle w:val="Hipervnculo"/>
            <w:noProof/>
          </w:rPr>
          <w:t>Tabla V: Historia de usuario épica 3</w:t>
        </w:r>
        <w:r w:rsidRPr="00AA23A6">
          <w:rPr>
            <w:noProof/>
            <w:webHidden/>
          </w:rPr>
          <w:tab/>
        </w:r>
        <w:r w:rsidRPr="00AA23A6">
          <w:rPr>
            <w:noProof/>
            <w:webHidden/>
          </w:rPr>
          <w:fldChar w:fldCharType="begin"/>
        </w:r>
        <w:r w:rsidRPr="00AA23A6">
          <w:rPr>
            <w:noProof/>
            <w:webHidden/>
          </w:rPr>
          <w:instrText xml:space="preserve"> PAGEREF _Toc45264873 \h </w:instrText>
        </w:r>
        <w:r w:rsidRPr="00AA23A6">
          <w:rPr>
            <w:noProof/>
            <w:webHidden/>
          </w:rPr>
        </w:r>
        <w:r w:rsidRPr="00AA23A6">
          <w:rPr>
            <w:noProof/>
            <w:webHidden/>
          </w:rPr>
          <w:fldChar w:fldCharType="separate"/>
        </w:r>
        <w:r w:rsidRPr="00AA23A6">
          <w:rPr>
            <w:noProof/>
            <w:webHidden/>
          </w:rPr>
          <w:t>10</w:t>
        </w:r>
        <w:r w:rsidRPr="00AA23A6">
          <w:rPr>
            <w:noProof/>
            <w:webHidden/>
          </w:rPr>
          <w:fldChar w:fldCharType="end"/>
        </w:r>
      </w:hyperlink>
    </w:p>
    <w:p w14:paraId="7133A5AB" w14:textId="2C68AADC"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4" w:history="1">
        <w:r w:rsidRPr="00AA23A6">
          <w:rPr>
            <w:rStyle w:val="Hipervnculo"/>
            <w:noProof/>
          </w:rPr>
          <w:t>Tabla VI: Product Backlog</w:t>
        </w:r>
        <w:r w:rsidRPr="00AA23A6">
          <w:rPr>
            <w:noProof/>
            <w:webHidden/>
          </w:rPr>
          <w:tab/>
        </w:r>
        <w:r w:rsidRPr="00AA23A6">
          <w:rPr>
            <w:noProof/>
            <w:webHidden/>
          </w:rPr>
          <w:fldChar w:fldCharType="begin"/>
        </w:r>
        <w:r w:rsidRPr="00AA23A6">
          <w:rPr>
            <w:noProof/>
            <w:webHidden/>
          </w:rPr>
          <w:instrText xml:space="preserve"> PAGEREF _Toc45264874 \h </w:instrText>
        </w:r>
        <w:r w:rsidRPr="00AA23A6">
          <w:rPr>
            <w:noProof/>
            <w:webHidden/>
          </w:rPr>
        </w:r>
        <w:r w:rsidRPr="00AA23A6">
          <w:rPr>
            <w:noProof/>
            <w:webHidden/>
          </w:rPr>
          <w:fldChar w:fldCharType="separate"/>
        </w:r>
        <w:r w:rsidRPr="00AA23A6">
          <w:rPr>
            <w:noProof/>
            <w:webHidden/>
          </w:rPr>
          <w:t>11</w:t>
        </w:r>
        <w:r w:rsidRPr="00AA23A6">
          <w:rPr>
            <w:noProof/>
            <w:webHidden/>
          </w:rPr>
          <w:fldChar w:fldCharType="end"/>
        </w:r>
      </w:hyperlink>
    </w:p>
    <w:p w14:paraId="6567942B" w14:textId="11CCDBCE"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5" w:history="1">
        <w:r w:rsidRPr="00AA23A6">
          <w:rPr>
            <w:rStyle w:val="Hipervnculo"/>
            <w:noProof/>
          </w:rPr>
          <w:t>Tabla VII: Historias de usuario sprint 0</w:t>
        </w:r>
        <w:r w:rsidRPr="00AA23A6">
          <w:rPr>
            <w:noProof/>
            <w:webHidden/>
          </w:rPr>
          <w:tab/>
        </w:r>
        <w:r w:rsidRPr="00AA23A6">
          <w:rPr>
            <w:noProof/>
            <w:webHidden/>
          </w:rPr>
          <w:fldChar w:fldCharType="begin"/>
        </w:r>
        <w:r w:rsidRPr="00AA23A6">
          <w:rPr>
            <w:noProof/>
            <w:webHidden/>
          </w:rPr>
          <w:instrText xml:space="preserve"> PAGEREF _Toc45264875 \h </w:instrText>
        </w:r>
        <w:r w:rsidRPr="00AA23A6">
          <w:rPr>
            <w:noProof/>
            <w:webHidden/>
          </w:rPr>
        </w:r>
        <w:r w:rsidRPr="00AA23A6">
          <w:rPr>
            <w:noProof/>
            <w:webHidden/>
          </w:rPr>
          <w:fldChar w:fldCharType="separate"/>
        </w:r>
        <w:r w:rsidRPr="00AA23A6">
          <w:rPr>
            <w:noProof/>
            <w:webHidden/>
          </w:rPr>
          <w:t>15</w:t>
        </w:r>
        <w:r w:rsidRPr="00AA23A6">
          <w:rPr>
            <w:noProof/>
            <w:webHidden/>
          </w:rPr>
          <w:fldChar w:fldCharType="end"/>
        </w:r>
      </w:hyperlink>
    </w:p>
    <w:p w14:paraId="51AC29FC" w14:textId="14F97464"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6" w:history="1">
        <w:r w:rsidRPr="00AA23A6">
          <w:rPr>
            <w:rStyle w:val="Hipervnculo"/>
            <w:noProof/>
          </w:rPr>
          <w:t>Tabla VIII: Historias de usuario sprint 1</w:t>
        </w:r>
        <w:r w:rsidRPr="00AA23A6">
          <w:rPr>
            <w:noProof/>
            <w:webHidden/>
          </w:rPr>
          <w:tab/>
        </w:r>
        <w:r w:rsidRPr="00AA23A6">
          <w:rPr>
            <w:noProof/>
            <w:webHidden/>
          </w:rPr>
          <w:fldChar w:fldCharType="begin"/>
        </w:r>
        <w:r w:rsidRPr="00AA23A6">
          <w:rPr>
            <w:noProof/>
            <w:webHidden/>
          </w:rPr>
          <w:instrText xml:space="preserve"> PAGEREF _Toc45264876 \h </w:instrText>
        </w:r>
        <w:r w:rsidRPr="00AA23A6">
          <w:rPr>
            <w:noProof/>
            <w:webHidden/>
          </w:rPr>
        </w:r>
        <w:r w:rsidRPr="00AA23A6">
          <w:rPr>
            <w:noProof/>
            <w:webHidden/>
          </w:rPr>
          <w:fldChar w:fldCharType="separate"/>
        </w:r>
        <w:r w:rsidRPr="00AA23A6">
          <w:rPr>
            <w:noProof/>
            <w:webHidden/>
          </w:rPr>
          <w:t>16</w:t>
        </w:r>
        <w:r w:rsidRPr="00AA23A6">
          <w:rPr>
            <w:noProof/>
            <w:webHidden/>
          </w:rPr>
          <w:fldChar w:fldCharType="end"/>
        </w:r>
      </w:hyperlink>
    </w:p>
    <w:p w14:paraId="54D385C2" w14:textId="736A2498"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7" w:history="1">
        <w:r w:rsidRPr="00AA23A6">
          <w:rPr>
            <w:rStyle w:val="Hipervnculo"/>
            <w:noProof/>
          </w:rPr>
          <w:t>Tabla IX: Historia de usuario 3- Login</w:t>
        </w:r>
        <w:r w:rsidRPr="00AA23A6">
          <w:rPr>
            <w:noProof/>
            <w:webHidden/>
          </w:rPr>
          <w:tab/>
        </w:r>
        <w:r w:rsidRPr="00AA23A6">
          <w:rPr>
            <w:noProof/>
            <w:webHidden/>
          </w:rPr>
          <w:fldChar w:fldCharType="begin"/>
        </w:r>
        <w:r w:rsidRPr="00AA23A6">
          <w:rPr>
            <w:noProof/>
            <w:webHidden/>
          </w:rPr>
          <w:instrText xml:space="preserve"> PAGEREF _Toc45264877 \h </w:instrText>
        </w:r>
        <w:r w:rsidRPr="00AA23A6">
          <w:rPr>
            <w:noProof/>
            <w:webHidden/>
          </w:rPr>
        </w:r>
        <w:r w:rsidRPr="00AA23A6">
          <w:rPr>
            <w:noProof/>
            <w:webHidden/>
          </w:rPr>
          <w:fldChar w:fldCharType="separate"/>
        </w:r>
        <w:r w:rsidRPr="00AA23A6">
          <w:rPr>
            <w:noProof/>
            <w:webHidden/>
          </w:rPr>
          <w:t>16</w:t>
        </w:r>
        <w:r w:rsidRPr="00AA23A6">
          <w:rPr>
            <w:noProof/>
            <w:webHidden/>
          </w:rPr>
          <w:fldChar w:fldCharType="end"/>
        </w:r>
      </w:hyperlink>
    </w:p>
    <w:p w14:paraId="51BF3BD1" w14:textId="1BFFAAFE"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8" w:history="1">
        <w:r w:rsidRPr="00AA23A6">
          <w:rPr>
            <w:rStyle w:val="Hipervnculo"/>
            <w:noProof/>
          </w:rPr>
          <w:t>Tabla X: Historia de usuario 4 - Registro</w:t>
        </w:r>
        <w:r w:rsidRPr="00AA23A6">
          <w:rPr>
            <w:noProof/>
            <w:webHidden/>
          </w:rPr>
          <w:tab/>
        </w:r>
        <w:r w:rsidRPr="00AA23A6">
          <w:rPr>
            <w:noProof/>
            <w:webHidden/>
          </w:rPr>
          <w:fldChar w:fldCharType="begin"/>
        </w:r>
        <w:r w:rsidRPr="00AA23A6">
          <w:rPr>
            <w:noProof/>
            <w:webHidden/>
          </w:rPr>
          <w:instrText xml:space="preserve"> PAGEREF _Toc45264878 \h </w:instrText>
        </w:r>
        <w:r w:rsidRPr="00AA23A6">
          <w:rPr>
            <w:noProof/>
            <w:webHidden/>
          </w:rPr>
        </w:r>
        <w:r w:rsidRPr="00AA23A6">
          <w:rPr>
            <w:noProof/>
            <w:webHidden/>
          </w:rPr>
          <w:fldChar w:fldCharType="separate"/>
        </w:r>
        <w:r w:rsidRPr="00AA23A6">
          <w:rPr>
            <w:noProof/>
            <w:webHidden/>
          </w:rPr>
          <w:t>16</w:t>
        </w:r>
        <w:r w:rsidRPr="00AA23A6">
          <w:rPr>
            <w:noProof/>
            <w:webHidden/>
          </w:rPr>
          <w:fldChar w:fldCharType="end"/>
        </w:r>
      </w:hyperlink>
    </w:p>
    <w:p w14:paraId="3066A0AF" w14:textId="5C13FE02"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79" w:history="1">
        <w:r w:rsidRPr="00AA23A6">
          <w:rPr>
            <w:rStyle w:val="Hipervnculo"/>
            <w:noProof/>
          </w:rPr>
          <w:t>Tabla XI: Historia de usuarios sprint 2</w:t>
        </w:r>
        <w:r w:rsidRPr="00AA23A6">
          <w:rPr>
            <w:noProof/>
            <w:webHidden/>
          </w:rPr>
          <w:tab/>
        </w:r>
        <w:r w:rsidRPr="00AA23A6">
          <w:rPr>
            <w:noProof/>
            <w:webHidden/>
          </w:rPr>
          <w:fldChar w:fldCharType="begin"/>
        </w:r>
        <w:r w:rsidRPr="00AA23A6">
          <w:rPr>
            <w:noProof/>
            <w:webHidden/>
          </w:rPr>
          <w:instrText xml:space="preserve"> PAGEREF _Toc45264879 \h </w:instrText>
        </w:r>
        <w:r w:rsidRPr="00AA23A6">
          <w:rPr>
            <w:noProof/>
            <w:webHidden/>
          </w:rPr>
        </w:r>
        <w:r w:rsidRPr="00AA23A6">
          <w:rPr>
            <w:noProof/>
            <w:webHidden/>
          </w:rPr>
          <w:fldChar w:fldCharType="separate"/>
        </w:r>
        <w:r w:rsidRPr="00AA23A6">
          <w:rPr>
            <w:noProof/>
            <w:webHidden/>
          </w:rPr>
          <w:t>18</w:t>
        </w:r>
        <w:r w:rsidRPr="00AA23A6">
          <w:rPr>
            <w:noProof/>
            <w:webHidden/>
          </w:rPr>
          <w:fldChar w:fldCharType="end"/>
        </w:r>
      </w:hyperlink>
    </w:p>
    <w:p w14:paraId="6C2F38A8" w14:textId="078D3D98"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80" w:history="1">
        <w:r w:rsidRPr="00AA23A6">
          <w:rPr>
            <w:rStyle w:val="Hipervnculo"/>
            <w:noProof/>
          </w:rPr>
          <w:t>Tabla XII: Ejecución sprint 2</w:t>
        </w:r>
        <w:r w:rsidRPr="00AA23A6">
          <w:rPr>
            <w:noProof/>
            <w:webHidden/>
          </w:rPr>
          <w:tab/>
        </w:r>
        <w:r w:rsidRPr="00AA23A6">
          <w:rPr>
            <w:noProof/>
            <w:webHidden/>
          </w:rPr>
          <w:fldChar w:fldCharType="begin"/>
        </w:r>
        <w:r w:rsidRPr="00AA23A6">
          <w:rPr>
            <w:noProof/>
            <w:webHidden/>
          </w:rPr>
          <w:instrText xml:space="preserve"> PAGEREF _Toc45264880 \h </w:instrText>
        </w:r>
        <w:r w:rsidRPr="00AA23A6">
          <w:rPr>
            <w:noProof/>
            <w:webHidden/>
          </w:rPr>
        </w:r>
        <w:r w:rsidRPr="00AA23A6">
          <w:rPr>
            <w:noProof/>
            <w:webHidden/>
          </w:rPr>
          <w:fldChar w:fldCharType="separate"/>
        </w:r>
        <w:r w:rsidRPr="00AA23A6">
          <w:rPr>
            <w:noProof/>
            <w:webHidden/>
          </w:rPr>
          <w:t>19</w:t>
        </w:r>
        <w:r w:rsidRPr="00AA23A6">
          <w:rPr>
            <w:noProof/>
            <w:webHidden/>
          </w:rPr>
          <w:fldChar w:fldCharType="end"/>
        </w:r>
      </w:hyperlink>
    </w:p>
    <w:p w14:paraId="6A9D7220" w14:textId="0D37C227"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81" w:history="1">
        <w:r w:rsidRPr="00AA23A6">
          <w:rPr>
            <w:rStyle w:val="Hipervnculo"/>
            <w:noProof/>
          </w:rPr>
          <w:t>Tabla XIII: Historia de usuario sprint 3</w:t>
        </w:r>
        <w:r w:rsidRPr="00AA23A6">
          <w:rPr>
            <w:noProof/>
            <w:webHidden/>
          </w:rPr>
          <w:tab/>
        </w:r>
        <w:r w:rsidRPr="00AA23A6">
          <w:rPr>
            <w:noProof/>
            <w:webHidden/>
          </w:rPr>
          <w:fldChar w:fldCharType="begin"/>
        </w:r>
        <w:r w:rsidRPr="00AA23A6">
          <w:rPr>
            <w:noProof/>
            <w:webHidden/>
          </w:rPr>
          <w:instrText xml:space="preserve"> PAGEREF _Toc45264881 \h </w:instrText>
        </w:r>
        <w:r w:rsidRPr="00AA23A6">
          <w:rPr>
            <w:noProof/>
            <w:webHidden/>
          </w:rPr>
        </w:r>
        <w:r w:rsidRPr="00AA23A6">
          <w:rPr>
            <w:noProof/>
            <w:webHidden/>
          </w:rPr>
          <w:fldChar w:fldCharType="separate"/>
        </w:r>
        <w:r w:rsidRPr="00AA23A6">
          <w:rPr>
            <w:noProof/>
            <w:webHidden/>
          </w:rPr>
          <w:t>23</w:t>
        </w:r>
        <w:r w:rsidRPr="00AA23A6">
          <w:rPr>
            <w:noProof/>
            <w:webHidden/>
          </w:rPr>
          <w:fldChar w:fldCharType="end"/>
        </w:r>
      </w:hyperlink>
    </w:p>
    <w:p w14:paraId="35302173" w14:textId="01A5F9BE"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82" w:history="1">
        <w:r w:rsidRPr="00AA23A6">
          <w:rPr>
            <w:rStyle w:val="Hipervnculo"/>
            <w:noProof/>
          </w:rPr>
          <w:t>Tabla XIV: Ejecución sprint 3</w:t>
        </w:r>
        <w:r w:rsidRPr="00AA23A6">
          <w:rPr>
            <w:noProof/>
            <w:webHidden/>
          </w:rPr>
          <w:tab/>
        </w:r>
        <w:r w:rsidRPr="00AA23A6">
          <w:rPr>
            <w:noProof/>
            <w:webHidden/>
          </w:rPr>
          <w:fldChar w:fldCharType="begin"/>
        </w:r>
        <w:r w:rsidRPr="00AA23A6">
          <w:rPr>
            <w:noProof/>
            <w:webHidden/>
          </w:rPr>
          <w:instrText xml:space="preserve"> PAGEREF _Toc45264882 \h </w:instrText>
        </w:r>
        <w:r w:rsidRPr="00AA23A6">
          <w:rPr>
            <w:noProof/>
            <w:webHidden/>
          </w:rPr>
        </w:r>
        <w:r w:rsidRPr="00AA23A6">
          <w:rPr>
            <w:noProof/>
            <w:webHidden/>
          </w:rPr>
          <w:fldChar w:fldCharType="separate"/>
        </w:r>
        <w:r w:rsidRPr="00AA23A6">
          <w:rPr>
            <w:noProof/>
            <w:webHidden/>
          </w:rPr>
          <w:t>23</w:t>
        </w:r>
        <w:r w:rsidRPr="00AA23A6">
          <w:rPr>
            <w:noProof/>
            <w:webHidden/>
          </w:rPr>
          <w:fldChar w:fldCharType="end"/>
        </w:r>
      </w:hyperlink>
    </w:p>
    <w:p w14:paraId="127FFADE" w14:textId="02ABF5F5"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83" w:history="1">
        <w:r w:rsidRPr="00AA23A6">
          <w:rPr>
            <w:rStyle w:val="Hipervnculo"/>
            <w:noProof/>
          </w:rPr>
          <w:t>Tabla XV: Historia de usuarios sprint 4</w:t>
        </w:r>
        <w:r w:rsidRPr="00AA23A6">
          <w:rPr>
            <w:noProof/>
            <w:webHidden/>
          </w:rPr>
          <w:tab/>
        </w:r>
        <w:r w:rsidRPr="00AA23A6">
          <w:rPr>
            <w:noProof/>
            <w:webHidden/>
          </w:rPr>
          <w:fldChar w:fldCharType="begin"/>
        </w:r>
        <w:r w:rsidRPr="00AA23A6">
          <w:rPr>
            <w:noProof/>
            <w:webHidden/>
          </w:rPr>
          <w:instrText xml:space="preserve"> PAGEREF _Toc45264883 \h </w:instrText>
        </w:r>
        <w:r w:rsidRPr="00AA23A6">
          <w:rPr>
            <w:noProof/>
            <w:webHidden/>
          </w:rPr>
        </w:r>
        <w:r w:rsidRPr="00AA23A6">
          <w:rPr>
            <w:noProof/>
            <w:webHidden/>
          </w:rPr>
          <w:fldChar w:fldCharType="separate"/>
        </w:r>
        <w:r w:rsidRPr="00AA23A6">
          <w:rPr>
            <w:noProof/>
            <w:webHidden/>
          </w:rPr>
          <w:t>25</w:t>
        </w:r>
        <w:r w:rsidRPr="00AA23A6">
          <w:rPr>
            <w:noProof/>
            <w:webHidden/>
          </w:rPr>
          <w:fldChar w:fldCharType="end"/>
        </w:r>
      </w:hyperlink>
    </w:p>
    <w:p w14:paraId="52C7D211" w14:textId="5540FCB6" w:rsidR="00AA23A6" w:rsidRP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84" w:history="1">
        <w:r w:rsidRPr="00AA23A6">
          <w:rPr>
            <w:rStyle w:val="Hipervnculo"/>
            <w:noProof/>
          </w:rPr>
          <w:t>Tabla XVI: Ejecución sprint 4</w:t>
        </w:r>
        <w:r w:rsidRPr="00AA23A6">
          <w:rPr>
            <w:noProof/>
            <w:webHidden/>
          </w:rPr>
          <w:tab/>
        </w:r>
        <w:r w:rsidRPr="00AA23A6">
          <w:rPr>
            <w:noProof/>
            <w:webHidden/>
          </w:rPr>
          <w:fldChar w:fldCharType="begin"/>
        </w:r>
        <w:r w:rsidRPr="00AA23A6">
          <w:rPr>
            <w:noProof/>
            <w:webHidden/>
          </w:rPr>
          <w:instrText xml:space="preserve"> PAGEREF _Toc45264884 \h </w:instrText>
        </w:r>
        <w:r w:rsidRPr="00AA23A6">
          <w:rPr>
            <w:noProof/>
            <w:webHidden/>
          </w:rPr>
        </w:r>
        <w:r w:rsidRPr="00AA23A6">
          <w:rPr>
            <w:noProof/>
            <w:webHidden/>
          </w:rPr>
          <w:fldChar w:fldCharType="separate"/>
        </w:r>
        <w:r w:rsidRPr="00AA23A6">
          <w:rPr>
            <w:noProof/>
            <w:webHidden/>
          </w:rPr>
          <w:t>25</w:t>
        </w:r>
        <w:r w:rsidRPr="00AA23A6">
          <w:rPr>
            <w:noProof/>
            <w:webHidden/>
          </w:rPr>
          <w:fldChar w:fldCharType="end"/>
        </w:r>
      </w:hyperlink>
      <w:bookmarkStart w:id="9" w:name="_GoBack"/>
      <w:bookmarkEnd w:id="9"/>
    </w:p>
    <w:p w14:paraId="56D2B196" w14:textId="315B08E2" w:rsidR="00AA23A6" w:rsidRDefault="00AA23A6">
      <w:pPr>
        <w:pStyle w:val="Tabladeilustraciones"/>
        <w:tabs>
          <w:tab w:val="right" w:leader="dot" w:pos="8635"/>
        </w:tabs>
        <w:rPr>
          <w:rFonts w:asciiTheme="minorHAnsi" w:eastAsiaTheme="minorEastAsia" w:hAnsiTheme="minorHAnsi" w:cstheme="minorBidi"/>
          <w:noProof/>
          <w:lang w:val="es-EC" w:eastAsia="es-EC"/>
        </w:rPr>
      </w:pPr>
      <w:hyperlink w:anchor="_Toc45264885" w:history="1">
        <w:r w:rsidRPr="00AA23A6">
          <w:rPr>
            <w:rStyle w:val="Hipervnculo"/>
            <w:noProof/>
          </w:rPr>
          <w:t>Tabla XVII: Pruebas de software dispositivos Android</w:t>
        </w:r>
        <w:r w:rsidRPr="00AA23A6">
          <w:rPr>
            <w:noProof/>
            <w:webHidden/>
          </w:rPr>
          <w:tab/>
        </w:r>
        <w:r w:rsidRPr="00AA23A6">
          <w:rPr>
            <w:noProof/>
            <w:webHidden/>
          </w:rPr>
          <w:fldChar w:fldCharType="begin"/>
        </w:r>
        <w:r w:rsidRPr="00AA23A6">
          <w:rPr>
            <w:noProof/>
            <w:webHidden/>
          </w:rPr>
          <w:instrText xml:space="preserve"> PAGEREF _Toc45264885 \h </w:instrText>
        </w:r>
        <w:r w:rsidRPr="00AA23A6">
          <w:rPr>
            <w:noProof/>
            <w:webHidden/>
          </w:rPr>
        </w:r>
        <w:r w:rsidRPr="00AA23A6">
          <w:rPr>
            <w:noProof/>
            <w:webHidden/>
          </w:rPr>
          <w:fldChar w:fldCharType="separate"/>
        </w:r>
        <w:r w:rsidRPr="00AA23A6">
          <w:rPr>
            <w:noProof/>
            <w:webHidden/>
          </w:rPr>
          <w:t>28</w:t>
        </w:r>
        <w:r w:rsidRPr="00AA23A6">
          <w:rPr>
            <w:noProof/>
            <w:webHidden/>
          </w:rPr>
          <w:fldChar w:fldCharType="end"/>
        </w:r>
      </w:hyperlink>
    </w:p>
    <w:p w14:paraId="1521F80D" w14:textId="6BF3B868" w:rsidR="0015405A" w:rsidRPr="00BE1DB2" w:rsidRDefault="0015405A" w:rsidP="00FB2DED">
      <w:pPr>
        <w:spacing w:before="200"/>
        <w:ind w:right="683"/>
        <w:jc w:val="center"/>
        <w:rPr>
          <w:rFonts w:ascii="Arial" w:hAnsi="Arial" w:cs="Arial"/>
          <w:b/>
          <w:color w:val="000000" w:themeColor="text1"/>
          <w:sz w:val="24"/>
        </w:rPr>
      </w:pPr>
      <w:r w:rsidRPr="00A27BBB">
        <w:rPr>
          <w:rFonts w:ascii="Arial" w:hAnsi="Arial" w:cs="Arial"/>
          <w:bCs/>
          <w:color w:val="000000" w:themeColor="text1"/>
          <w:sz w:val="24"/>
        </w:rPr>
        <w:fldChar w:fldCharType="end"/>
      </w:r>
    </w:p>
    <w:p w14:paraId="30C86E70" w14:textId="78C44B05" w:rsidR="004A0776" w:rsidRPr="00BE1DB2" w:rsidRDefault="004A0776" w:rsidP="004A0776">
      <w:pPr>
        <w:pStyle w:val="Textoindependiente"/>
        <w:rPr>
          <w:rFonts w:eastAsiaTheme="minorHAnsi"/>
          <w:color w:val="000000" w:themeColor="text1"/>
          <w:sz w:val="22"/>
          <w:szCs w:val="22"/>
          <w:lang w:val="es-EC"/>
        </w:rPr>
      </w:pPr>
    </w:p>
    <w:p w14:paraId="445FAC90" w14:textId="77777777" w:rsidR="004A0776" w:rsidRPr="00BE1DB2" w:rsidRDefault="004A0776">
      <w:pPr>
        <w:rPr>
          <w:rFonts w:ascii="Arial" w:hAnsi="Arial" w:cs="Arial"/>
          <w:color w:val="000000" w:themeColor="text1"/>
        </w:rPr>
      </w:pPr>
      <w:r w:rsidRPr="00D337D9">
        <w:rPr>
          <w:rFonts w:ascii="Arial" w:hAnsi="Arial" w:cs="Arial"/>
          <w:color w:val="000000" w:themeColor="text1"/>
        </w:rPr>
        <w:br w:type="page"/>
      </w:r>
    </w:p>
    <w:p w14:paraId="7A46B3D3" w14:textId="31EE52DF" w:rsidR="00065F24" w:rsidRPr="00BE1DB2" w:rsidRDefault="00065F24" w:rsidP="00065F24">
      <w:pPr>
        <w:pStyle w:val="Tabladeilustraciones"/>
        <w:tabs>
          <w:tab w:val="left" w:pos="1100"/>
          <w:tab w:val="right" w:leader="dot" w:pos="8777"/>
        </w:tabs>
        <w:rPr>
          <w:b/>
          <w:color w:val="000000" w:themeColor="text1"/>
        </w:rPr>
      </w:pPr>
      <w:r w:rsidRPr="00BE1DB2">
        <w:rPr>
          <w:b/>
          <w:color w:val="000000" w:themeColor="text1"/>
        </w:rPr>
        <w:lastRenderedPageBreak/>
        <w:t>Manual Técnico</w:t>
      </w:r>
    </w:p>
    <w:p w14:paraId="580D5072" w14:textId="56788C94" w:rsidR="00415953" w:rsidRPr="00415953" w:rsidRDefault="00065F24">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color w:val="000000" w:themeColor="text1"/>
        </w:rPr>
        <w:fldChar w:fldCharType="begin"/>
      </w:r>
      <w:r w:rsidRPr="00415953">
        <w:rPr>
          <w:color w:val="000000" w:themeColor="text1"/>
        </w:rPr>
        <w:instrText xml:space="preserve"> TOC \c "Anexo" </w:instrText>
      </w:r>
      <w:r w:rsidRPr="00415953">
        <w:rPr>
          <w:color w:val="000000" w:themeColor="text1"/>
        </w:rPr>
        <w:fldChar w:fldCharType="separate"/>
      </w:r>
      <w:r w:rsidR="00415953" w:rsidRPr="00415953">
        <w:rPr>
          <w:noProof/>
          <w:color w:val="000000" w:themeColor="text1"/>
        </w:rPr>
        <w:t>I.</w:t>
      </w:r>
      <w:r w:rsidR="00415953" w:rsidRPr="00415953">
        <w:rPr>
          <w:rFonts w:asciiTheme="minorHAnsi" w:eastAsiaTheme="minorEastAsia" w:hAnsiTheme="minorHAnsi" w:cstheme="minorBidi"/>
          <w:noProof/>
          <w:lang w:val="es-EC" w:eastAsia="es-EC"/>
        </w:rPr>
        <w:tab/>
      </w:r>
      <w:r w:rsidR="00415953" w:rsidRPr="00415953">
        <w:rPr>
          <w:noProof/>
          <w:color w:val="000000" w:themeColor="text1"/>
        </w:rPr>
        <w:t>Anexo A: Requerimientos por parte del cliente</w:t>
      </w:r>
      <w:r w:rsidR="00415953" w:rsidRPr="00415953">
        <w:rPr>
          <w:noProof/>
        </w:rPr>
        <w:tab/>
      </w:r>
      <w:r w:rsidR="00415953" w:rsidRPr="00415953">
        <w:rPr>
          <w:noProof/>
        </w:rPr>
        <w:fldChar w:fldCharType="begin"/>
      </w:r>
      <w:r w:rsidR="00415953" w:rsidRPr="00415953">
        <w:rPr>
          <w:noProof/>
        </w:rPr>
        <w:instrText xml:space="preserve"> PAGEREF _Toc45262613 \h </w:instrText>
      </w:r>
      <w:r w:rsidR="00415953" w:rsidRPr="00415953">
        <w:rPr>
          <w:noProof/>
        </w:rPr>
      </w:r>
      <w:r w:rsidR="00415953" w:rsidRPr="00415953">
        <w:rPr>
          <w:noProof/>
        </w:rPr>
        <w:fldChar w:fldCharType="separate"/>
      </w:r>
      <w:r w:rsidR="00415953" w:rsidRPr="00415953">
        <w:rPr>
          <w:noProof/>
        </w:rPr>
        <w:t>41</w:t>
      </w:r>
      <w:r w:rsidR="00415953" w:rsidRPr="00415953">
        <w:rPr>
          <w:noProof/>
        </w:rPr>
        <w:fldChar w:fldCharType="end"/>
      </w:r>
    </w:p>
    <w:p w14:paraId="11D418A8" w14:textId="333A2044"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II.</w:t>
      </w:r>
      <w:r w:rsidRPr="00415953">
        <w:rPr>
          <w:rFonts w:asciiTheme="minorHAnsi" w:eastAsiaTheme="minorEastAsia" w:hAnsiTheme="minorHAnsi" w:cstheme="minorBidi"/>
          <w:noProof/>
          <w:lang w:val="es-EC" w:eastAsia="es-EC"/>
        </w:rPr>
        <w:tab/>
      </w:r>
      <w:r w:rsidRPr="00415953">
        <w:rPr>
          <w:noProof/>
          <w:color w:val="000000" w:themeColor="text1"/>
        </w:rPr>
        <w:t>Anexo B: Diagrama de la Base de Datos</w:t>
      </w:r>
      <w:r w:rsidRPr="00415953">
        <w:rPr>
          <w:noProof/>
        </w:rPr>
        <w:tab/>
      </w:r>
      <w:r w:rsidRPr="00415953">
        <w:rPr>
          <w:noProof/>
        </w:rPr>
        <w:fldChar w:fldCharType="begin"/>
      </w:r>
      <w:r w:rsidRPr="00415953">
        <w:rPr>
          <w:noProof/>
        </w:rPr>
        <w:instrText xml:space="preserve"> PAGEREF _Toc45262614 \h </w:instrText>
      </w:r>
      <w:r w:rsidRPr="00415953">
        <w:rPr>
          <w:noProof/>
        </w:rPr>
      </w:r>
      <w:r w:rsidRPr="00415953">
        <w:rPr>
          <w:noProof/>
        </w:rPr>
        <w:fldChar w:fldCharType="separate"/>
      </w:r>
      <w:r w:rsidRPr="00415953">
        <w:rPr>
          <w:noProof/>
        </w:rPr>
        <w:t>41</w:t>
      </w:r>
      <w:r w:rsidRPr="00415953">
        <w:rPr>
          <w:noProof/>
        </w:rPr>
        <w:fldChar w:fldCharType="end"/>
      </w:r>
    </w:p>
    <w:p w14:paraId="10C2A672" w14:textId="5E0DD4B0"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III.</w:t>
      </w:r>
      <w:r w:rsidRPr="00415953">
        <w:rPr>
          <w:rFonts w:asciiTheme="minorHAnsi" w:eastAsiaTheme="minorEastAsia" w:hAnsiTheme="minorHAnsi" w:cstheme="minorBidi"/>
          <w:noProof/>
          <w:lang w:val="es-EC" w:eastAsia="es-EC"/>
        </w:rPr>
        <w:tab/>
      </w:r>
      <w:r w:rsidRPr="00415953">
        <w:rPr>
          <w:noProof/>
          <w:color w:val="000000" w:themeColor="text1"/>
        </w:rPr>
        <w:t>Anexo C: Atributos tablas principales de la aplicación móvil.</w:t>
      </w:r>
      <w:r w:rsidRPr="00415953">
        <w:rPr>
          <w:noProof/>
        </w:rPr>
        <w:tab/>
      </w:r>
      <w:r w:rsidRPr="00415953">
        <w:rPr>
          <w:noProof/>
        </w:rPr>
        <w:fldChar w:fldCharType="begin"/>
      </w:r>
      <w:r w:rsidRPr="00415953">
        <w:rPr>
          <w:noProof/>
        </w:rPr>
        <w:instrText xml:space="preserve"> PAGEREF _Toc45262615 \h </w:instrText>
      </w:r>
      <w:r w:rsidRPr="00415953">
        <w:rPr>
          <w:noProof/>
        </w:rPr>
      </w:r>
      <w:r w:rsidRPr="00415953">
        <w:rPr>
          <w:noProof/>
        </w:rPr>
        <w:fldChar w:fldCharType="separate"/>
      </w:r>
      <w:r w:rsidRPr="00415953">
        <w:rPr>
          <w:noProof/>
        </w:rPr>
        <w:t>41</w:t>
      </w:r>
      <w:r w:rsidRPr="00415953">
        <w:rPr>
          <w:noProof/>
        </w:rPr>
        <w:fldChar w:fldCharType="end"/>
      </w:r>
    </w:p>
    <w:p w14:paraId="16782CD9" w14:textId="75D32FD2"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IV.</w:t>
      </w:r>
      <w:r w:rsidRPr="00415953">
        <w:rPr>
          <w:rFonts w:asciiTheme="minorHAnsi" w:eastAsiaTheme="minorEastAsia" w:hAnsiTheme="minorHAnsi" w:cstheme="minorBidi"/>
          <w:noProof/>
          <w:lang w:val="es-EC" w:eastAsia="es-EC"/>
        </w:rPr>
        <w:tab/>
      </w:r>
      <w:r w:rsidRPr="00415953">
        <w:rPr>
          <w:noProof/>
          <w:color w:val="000000" w:themeColor="text1"/>
        </w:rPr>
        <w:t>Anexo D:  Diagrama de Flujo de la aplicación móvil</w:t>
      </w:r>
      <w:r w:rsidRPr="00415953">
        <w:rPr>
          <w:noProof/>
        </w:rPr>
        <w:tab/>
      </w:r>
      <w:r w:rsidRPr="00415953">
        <w:rPr>
          <w:noProof/>
        </w:rPr>
        <w:fldChar w:fldCharType="begin"/>
      </w:r>
      <w:r w:rsidRPr="00415953">
        <w:rPr>
          <w:noProof/>
        </w:rPr>
        <w:instrText xml:space="preserve"> PAGEREF _Toc45262616 \h </w:instrText>
      </w:r>
      <w:r w:rsidRPr="00415953">
        <w:rPr>
          <w:noProof/>
        </w:rPr>
      </w:r>
      <w:r w:rsidRPr="00415953">
        <w:rPr>
          <w:noProof/>
        </w:rPr>
        <w:fldChar w:fldCharType="separate"/>
      </w:r>
      <w:r w:rsidRPr="00415953">
        <w:rPr>
          <w:noProof/>
        </w:rPr>
        <w:t>41</w:t>
      </w:r>
      <w:r w:rsidRPr="00415953">
        <w:rPr>
          <w:noProof/>
        </w:rPr>
        <w:fldChar w:fldCharType="end"/>
      </w:r>
    </w:p>
    <w:p w14:paraId="1B5D349C" w14:textId="01CBED22"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V.</w:t>
      </w:r>
      <w:r w:rsidRPr="00415953">
        <w:rPr>
          <w:rFonts w:asciiTheme="minorHAnsi" w:eastAsiaTheme="minorEastAsia" w:hAnsiTheme="minorHAnsi" w:cstheme="minorBidi"/>
          <w:noProof/>
          <w:lang w:val="es-EC" w:eastAsia="es-EC"/>
        </w:rPr>
        <w:tab/>
      </w:r>
      <w:r w:rsidRPr="00415953">
        <w:rPr>
          <w:noProof/>
          <w:color w:val="000000" w:themeColor="text1"/>
        </w:rPr>
        <w:t>Anexo E: Pila del Producto</w:t>
      </w:r>
      <w:r w:rsidRPr="00415953">
        <w:rPr>
          <w:noProof/>
        </w:rPr>
        <w:tab/>
      </w:r>
      <w:r w:rsidRPr="00415953">
        <w:rPr>
          <w:noProof/>
        </w:rPr>
        <w:fldChar w:fldCharType="begin"/>
      </w:r>
      <w:r w:rsidRPr="00415953">
        <w:rPr>
          <w:noProof/>
        </w:rPr>
        <w:instrText xml:space="preserve"> PAGEREF _Toc45262617 \h </w:instrText>
      </w:r>
      <w:r w:rsidRPr="00415953">
        <w:rPr>
          <w:noProof/>
        </w:rPr>
      </w:r>
      <w:r w:rsidRPr="00415953">
        <w:rPr>
          <w:noProof/>
        </w:rPr>
        <w:fldChar w:fldCharType="separate"/>
      </w:r>
      <w:r w:rsidRPr="00415953">
        <w:rPr>
          <w:noProof/>
        </w:rPr>
        <w:t>41</w:t>
      </w:r>
      <w:r w:rsidRPr="00415953">
        <w:rPr>
          <w:noProof/>
        </w:rPr>
        <w:fldChar w:fldCharType="end"/>
      </w:r>
    </w:p>
    <w:p w14:paraId="61B80BDA" w14:textId="774BDBA1"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VI.</w:t>
      </w:r>
      <w:r w:rsidRPr="00415953">
        <w:rPr>
          <w:rFonts w:asciiTheme="minorHAnsi" w:eastAsiaTheme="minorEastAsia" w:hAnsiTheme="minorHAnsi" w:cstheme="minorBidi"/>
          <w:noProof/>
          <w:lang w:val="es-EC" w:eastAsia="es-EC"/>
        </w:rPr>
        <w:tab/>
      </w:r>
      <w:r w:rsidRPr="00415953">
        <w:rPr>
          <w:noProof/>
          <w:color w:val="000000" w:themeColor="text1"/>
        </w:rPr>
        <w:t>Anexo F: Tablas y Gráficos BurnDown Charts</w:t>
      </w:r>
      <w:r w:rsidRPr="00415953">
        <w:rPr>
          <w:noProof/>
        </w:rPr>
        <w:tab/>
      </w:r>
      <w:r w:rsidRPr="00415953">
        <w:rPr>
          <w:noProof/>
        </w:rPr>
        <w:fldChar w:fldCharType="begin"/>
      </w:r>
      <w:r w:rsidRPr="00415953">
        <w:rPr>
          <w:noProof/>
        </w:rPr>
        <w:instrText xml:space="preserve"> PAGEREF _Toc45262618 \h </w:instrText>
      </w:r>
      <w:r w:rsidRPr="00415953">
        <w:rPr>
          <w:noProof/>
        </w:rPr>
      </w:r>
      <w:r w:rsidRPr="00415953">
        <w:rPr>
          <w:noProof/>
        </w:rPr>
        <w:fldChar w:fldCharType="separate"/>
      </w:r>
      <w:r w:rsidRPr="00415953">
        <w:rPr>
          <w:noProof/>
        </w:rPr>
        <w:t>41</w:t>
      </w:r>
      <w:r w:rsidRPr="00415953">
        <w:rPr>
          <w:noProof/>
        </w:rPr>
        <w:fldChar w:fldCharType="end"/>
      </w:r>
    </w:p>
    <w:p w14:paraId="6CAB9976" w14:textId="710F76C7" w:rsidR="00415953" w:rsidRPr="00415953" w:rsidRDefault="00415953">
      <w:pPr>
        <w:pStyle w:val="Tabladeilustraciones"/>
        <w:tabs>
          <w:tab w:val="left" w:pos="1320"/>
          <w:tab w:val="right" w:leader="dot" w:pos="8635"/>
        </w:tabs>
        <w:rPr>
          <w:rFonts w:asciiTheme="minorHAnsi" w:eastAsiaTheme="minorEastAsia" w:hAnsiTheme="minorHAnsi" w:cstheme="minorBidi"/>
          <w:noProof/>
          <w:lang w:val="es-EC" w:eastAsia="es-EC"/>
        </w:rPr>
      </w:pPr>
      <w:r w:rsidRPr="00415953">
        <w:rPr>
          <w:noProof/>
          <w:color w:val="000000" w:themeColor="text1"/>
        </w:rPr>
        <w:t>VII.</w:t>
      </w:r>
      <w:r w:rsidRPr="00415953">
        <w:rPr>
          <w:rFonts w:asciiTheme="minorHAnsi" w:eastAsiaTheme="minorEastAsia" w:hAnsiTheme="minorHAnsi" w:cstheme="minorBidi"/>
          <w:noProof/>
          <w:lang w:val="es-EC" w:eastAsia="es-EC"/>
        </w:rPr>
        <w:tab/>
      </w:r>
      <w:r w:rsidRPr="00415953">
        <w:rPr>
          <w:noProof/>
          <w:color w:val="000000" w:themeColor="text1"/>
        </w:rPr>
        <w:t>Anexo G: Prototipo de las interfaces de la aplicación móvil</w:t>
      </w:r>
      <w:r w:rsidRPr="00415953">
        <w:rPr>
          <w:noProof/>
        </w:rPr>
        <w:tab/>
      </w:r>
      <w:r w:rsidRPr="00415953">
        <w:rPr>
          <w:noProof/>
        </w:rPr>
        <w:fldChar w:fldCharType="begin"/>
      </w:r>
      <w:r w:rsidRPr="00415953">
        <w:rPr>
          <w:noProof/>
        </w:rPr>
        <w:instrText xml:space="preserve"> PAGEREF _Toc45262619 \h </w:instrText>
      </w:r>
      <w:r w:rsidRPr="00415953">
        <w:rPr>
          <w:noProof/>
        </w:rPr>
      </w:r>
      <w:r w:rsidRPr="00415953">
        <w:rPr>
          <w:noProof/>
        </w:rPr>
        <w:fldChar w:fldCharType="separate"/>
      </w:r>
      <w:r w:rsidRPr="00415953">
        <w:rPr>
          <w:noProof/>
        </w:rPr>
        <w:t>41</w:t>
      </w:r>
      <w:r w:rsidRPr="00415953">
        <w:rPr>
          <w:noProof/>
        </w:rPr>
        <w:fldChar w:fldCharType="end"/>
      </w:r>
    </w:p>
    <w:p w14:paraId="0E2B39F5" w14:textId="16D7FDCE" w:rsidR="00415953" w:rsidRPr="00415953" w:rsidRDefault="00415953">
      <w:pPr>
        <w:pStyle w:val="Tabladeilustraciones"/>
        <w:tabs>
          <w:tab w:val="left" w:pos="1320"/>
          <w:tab w:val="right" w:leader="dot" w:pos="8635"/>
        </w:tabs>
        <w:rPr>
          <w:rFonts w:asciiTheme="minorHAnsi" w:eastAsiaTheme="minorEastAsia" w:hAnsiTheme="minorHAnsi" w:cstheme="minorBidi"/>
          <w:noProof/>
          <w:lang w:val="es-EC" w:eastAsia="es-EC"/>
        </w:rPr>
      </w:pPr>
      <w:r w:rsidRPr="00415953">
        <w:rPr>
          <w:noProof/>
          <w:color w:val="000000" w:themeColor="text1"/>
        </w:rPr>
        <w:t>VIII.</w:t>
      </w:r>
      <w:r w:rsidRPr="00415953">
        <w:rPr>
          <w:rFonts w:asciiTheme="minorHAnsi" w:eastAsiaTheme="minorEastAsia" w:hAnsiTheme="minorHAnsi" w:cstheme="minorBidi"/>
          <w:noProof/>
          <w:lang w:val="es-EC" w:eastAsia="es-EC"/>
        </w:rPr>
        <w:tab/>
      </w:r>
      <w:r w:rsidRPr="00415953">
        <w:rPr>
          <w:noProof/>
          <w:color w:val="000000" w:themeColor="text1"/>
        </w:rPr>
        <w:t>Anexo H: Interfaces e implementación de la aplicación móvil</w:t>
      </w:r>
      <w:r w:rsidRPr="00415953">
        <w:rPr>
          <w:noProof/>
        </w:rPr>
        <w:tab/>
      </w:r>
      <w:r w:rsidRPr="00415953">
        <w:rPr>
          <w:noProof/>
        </w:rPr>
        <w:fldChar w:fldCharType="begin"/>
      </w:r>
      <w:r w:rsidRPr="00415953">
        <w:rPr>
          <w:noProof/>
        </w:rPr>
        <w:instrText xml:space="preserve"> PAGEREF _Toc45262620 \h </w:instrText>
      </w:r>
      <w:r w:rsidRPr="00415953">
        <w:rPr>
          <w:noProof/>
        </w:rPr>
      </w:r>
      <w:r w:rsidRPr="00415953">
        <w:rPr>
          <w:noProof/>
        </w:rPr>
        <w:fldChar w:fldCharType="separate"/>
      </w:r>
      <w:r w:rsidRPr="00415953">
        <w:rPr>
          <w:noProof/>
        </w:rPr>
        <w:t>41</w:t>
      </w:r>
      <w:r w:rsidRPr="00415953">
        <w:rPr>
          <w:noProof/>
        </w:rPr>
        <w:fldChar w:fldCharType="end"/>
      </w:r>
    </w:p>
    <w:p w14:paraId="049F82DE" w14:textId="2B5B29AC" w:rsidR="00065F24" w:rsidRPr="00D337D9" w:rsidRDefault="00065F24" w:rsidP="00065F24">
      <w:pPr>
        <w:rPr>
          <w:rFonts w:ascii="Arial" w:hAnsi="Arial" w:cs="Arial"/>
          <w:color w:val="000000" w:themeColor="text1"/>
        </w:rPr>
      </w:pPr>
      <w:r w:rsidRPr="00415953">
        <w:rPr>
          <w:rFonts w:ascii="Arial" w:hAnsi="Arial" w:cs="Arial"/>
          <w:color w:val="000000" w:themeColor="text1"/>
        </w:rPr>
        <w:fldChar w:fldCharType="end"/>
      </w:r>
    </w:p>
    <w:p w14:paraId="764B2010" w14:textId="77777777" w:rsidR="00065F24" w:rsidRPr="00D337D9" w:rsidRDefault="00065F24">
      <w:pPr>
        <w:rPr>
          <w:rFonts w:ascii="Arial" w:hAnsi="Arial" w:cs="Arial"/>
          <w:color w:val="000000" w:themeColor="text1"/>
        </w:rPr>
      </w:pPr>
      <w:r w:rsidRPr="00D337D9">
        <w:rPr>
          <w:rFonts w:ascii="Arial" w:hAnsi="Arial" w:cs="Arial"/>
          <w:color w:val="000000" w:themeColor="text1"/>
        </w:rPr>
        <w:br w:type="page"/>
      </w:r>
    </w:p>
    <w:p w14:paraId="291FA129" w14:textId="77777777" w:rsidR="00D963E1" w:rsidRPr="007C22C6" w:rsidRDefault="00D963E1" w:rsidP="00340111">
      <w:pPr>
        <w:spacing w:line="360" w:lineRule="auto"/>
        <w:ind w:left="142" w:firstLine="709"/>
        <w:jc w:val="both"/>
        <w:rPr>
          <w:rFonts w:ascii="Arial" w:hAnsi="Arial" w:cs="Arial"/>
          <w:rPrChange w:id="10" w:author="JUAN PABLO ZALDUMBIDE PROANO" w:date="2020-06-06T23:36:00Z">
            <w:rPr>
              <w:rFonts w:ascii="Arial" w:hAnsi="Arial" w:cs="Arial"/>
              <w:b/>
              <w:bCs/>
              <w:sz w:val="32"/>
              <w:szCs w:val="32"/>
            </w:rPr>
          </w:rPrChange>
        </w:rPr>
      </w:pPr>
      <w:r w:rsidRPr="007C22C6">
        <w:rPr>
          <w:rFonts w:ascii="Arial" w:hAnsi="Arial" w:cs="Arial"/>
          <w:rPrChange w:id="11" w:author="JUAN PABLO ZALDUMBIDE PROANO" w:date="2020-06-06T23:36:00Z">
            <w:rPr>
              <w:rFonts w:ascii="Arial" w:hAnsi="Arial" w:cs="Arial"/>
              <w:b/>
              <w:bCs/>
              <w:sz w:val="32"/>
              <w:szCs w:val="32"/>
            </w:rPr>
          </w:rPrChange>
        </w:rPr>
        <w:lastRenderedPageBreak/>
        <w:t xml:space="preserve">“La meta principal de la educación es crear hombres que sean capaces de hacer cosas nuevas, no simplemente de repetir lo que otras generaciones han hecho; hombres que sean creativos, inventores y descubridores. La segunda meta de la educación es la de formar mentes que sean críticas, que puedan verificar y no aceptar todo lo que se les ofrece”. </w:t>
      </w:r>
    </w:p>
    <w:p w14:paraId="02D50B3C" w14:textId="77777777" w:rsidR="00D963E1" w:rsidRPr="007C22C6" w:rsidRDefault="00D963E1" w:rsidP="00D337D9">
      <w:pPr>
        <w:jc w:val="both"/>
        <w:rPr>
          <w:rFonts w:ascii="Arial" w:hAnsi="Arial" w:cs="Arial"/>
          <w:rPrChange w:id="12" w:author="JUAN PABLO ZALDUMBIDE PROANO" w:date="2020-06-06T23:36:00Z">
            <w:rPr>
              <w:rFonts w:ascii="Arial" w:hAnsi="Arial" w:cs="Arial"/>
              <w:b/>
              <w:bCs/>
              <w:sz w:val="32"/>
              <w:szCs w:val="32"/>
            </w:rPr>
          </w:rPrChange>
        </w:rPr>
      </w:pPr>
    </w:p>
    <w:p w14:paraId="625B36D3" w14:textId="77777777" w:rsidR="00D963E1" w:rsidRPr="007C22C6" w:rsidRDefault="00D963E1" w:rsidP="00D337D9">
      <w:pPr>
        <w:jc w:val="both"/>
        <w:rPr>
          <w:rFonts w:ascii="Arial" w:hAnsi="Arial" w:cs="Arial"/>
          <w:rPrChange w:id="13" w:author="JUAN PABLO ZALDUMBIDE PROANO" w:date="2020-06-06T23:36:00Z">
            <w:rPr>
              <w:rFonts w:ascii="Arial" w:hAnsi="Arial" w:cs="Arial"/>
              <w:b/>
              <w:bCs/>
              <w:sz w:val="32"/>
              <w:szCs w:val="32"/>
            </w:rPr>
          </w:rPrChange>
        </w:rPr>
      </w:pPr>
    </w:p>
    <w:p w14:paraId="72ABE23D" w14:textId="77777777" w:rsidR="00D963E1" w:rsidRPr="007C22C6" w:rsidRDefault="00D963E1" w:rsidP="00D337D9">
      <w:pPr>
        <w:jc w:val="both"/>
        <w:rPr>
          <w:rFonts w:ascii="Arial" w:hAnsi="Arial" w:cs="Arial"/>
          <w:rPrChange w:id="14" w:author="JUAN PABLO ZALDUMBIDE PROANO" w:date="2020-06-06T23:36:00Z">
            <w:rPr>
              <w:rFonts w:ascii="Arial" w:hAnsi="Arial" w:cs="Arial"/>
              <w:b/>
              <w:bCs/>
              <w:sz w:val="32"/>
              <w:szCs w:val="32"/>
            </w:rPr>
          </w:rPrChange>
        </w:rPr>
      </w:pPr>
    </w:p>
    <w:p w14:paraId="6F99F2A8" w14:textId="605331D7" w:rsidR="00D963E1" w:rsidRPr="007C22C6" w:rsidRDefault="00D963E1" w:rsidP="00D337D9">
      <w:pPr>
        <w:jc w:val="right"/>
        <w:rPr>
          <w:rFonts w:ascii="Arial" w:hAnsi="Arial" w:cs="Arial"/>
          <w:rPrChange w:id="15" w:author="JUAN PABLO ZALDUMBIDE PROANO" w:date="2020-06-06T23:36:00Z">
            <w:rPr>
              <w:rFonts w:ascii="Arial" w:hAnsi="Arial" w:cs="Arial"/>
              <w:b/>
              <w:bCs/>
              <w:sz w:val="32"/>
              <w:szCs w:val="32"/>
            </w:rPr>
          </w:rPrChange>
        </w:rPr>
      </w:pPr>
      <w:r w:rsidRPr="007C22C6">
        <w:rPr>
          <w:rFonts w:ascii="Arial" w:hAnsi="Arial" w:cs="Arial"/>
          <w:rPrChange w:id="16" w:author="JUAN PABLO ZALDUMBIDE PROANO" w:date="2020-06-06T23:36:00Z">
            <w:rPr>
              <w:rFonts w:ascii="Arial" w:hAnsi="Arial" w:cs="Arial"/>
              <w:b/>
              <w:bCs/>
              <w:sz w:val="32"/>
              <w:szCs w:val="32"/>
            </w:rPr>
          </w:rPrChange>
        </w:rPr>
        <w:t>Jean Piaget (1.896-1.980)</w:t>
      </w:r>
    </w:p>
    <w:p w14:paraId="5CE13B04" w14:textId="77777777" w:rsidR="00D963E1" w:rsidRPr="00D337D9" w:rsidRDefault="00D963E1">
      <w:pPr>
        <w:rPr>
          <w:rFonts w:ascii="Arial" w:hAnsi="Arial" w:cs="Arial"/>
        </w:rPr>
      </w:pPr>
      <w:r w:rsidRPr="00D337D9">
        <w:rPr>
          <w:rFonts w:ascii="Arial" w:hAnsi="Arial" w:cs="Arial"/>
        </w:rPr>
        <w:br w:type="page"/>
      </w:r>
    </w:p>
    <w:p w14:paraId="2D9B4084" w14:textId="77777777" w:rsidR="008D7519" w:rsidRPr="00122291" w:rsidRDefault="008D7519" w:rsidP="00122291">
      <w:pPr>
        <w:pStyle w:val="Ttulo1"/>
        <w:jc w:val="center"/>
        <w:rPr>
          <w:rFonts w:ascii="Arial" w:hAnsi="Arial" w:cs="Arial"/>
          <w:b/>
          <w:bCs/>
          <w:color w:val="auto"/>
          <w:sz w:val="28"/>
          <w:szCs w:val="28"/>
        </w:rPr>
      </w:pPr>
      <w:bookmarkStart w:id="17" w:name="_Toc45264805"/>
      <w:r w:rsidRPr="00122291">
        <w:rPr>
          <w:rFonts w:ascii="Arial" w:hAnsi="Arial" w:cs="Arial"/>
          <w:b/>
          <w:bCs/>
          <w:color w:val="auto"/>
          <w:sz w:val="28"/>
          <w:szCs w:val="28"/>
        </w:rPr>
        <w:lastRenderedPageBreak/>
        <w:t>RESUMEN</w:t>
      </w:r>
      <w:bookmarkEnd w:id="17"/>
    </w:p>
    <w:p w14:paraId="3806DF65" w14:textId="63E76DA1" w:rsidR="008D7519" w:rsidRPr="00BE1DB2" w:rsidRDefault="008D7519"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presente proyecto está orientado al desarrollo de una aplicación móvil para promover el aprendizaje d</w:t>
      </w:r>
      <w:r w:rsidR="0079037D" w:rsidRPr="00BE1DB2">
        <w:rPr>
          <w:rFonts w:ascii="Arial" w:hAnsi="Arial" w:cs="Arial"/>
          <w:color w:val="000000" w:themeColor="text1"/>
        </w:rPr>
        <w:t>e los niños de 3 a 5 años</w:t>
      </w:r>
      <w:r w:rsidRPr="00BE1DB2">
        <w:rPr>
          <w:rFonts w:ascii="Arial" w:hAnsi="Arial" w:cs="Arial"/>
          <w:color w:val="000000" w:themeColor="text1"/>
        </w:rPr>
        <w:t>, la cual será implementada en la plataforma Android.</w:t>
      </w:r>
    </w:p>
    <w:p w14:paraId="7AB4FE8E" w14:textId="23A13D5F" w:rsidR="008D7519" w:rsidRPr="00BE1DB2" w:rsidRDefault="00C72051"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la actualidad</w:t>
      </w:r>
      <w:r w:rsidR="001B0C3A">
        <w:rPr>
          <w:rFonts w:ascii="Arial" w:hAnsi="Arial" w:cs="Arial"/>
          <w:color w:val="000000" w:themeColor="text1"/>
        </w:rPr>
        <w:t>,</w:t>
      </w:r>
      <w:r w:rsidRPr="00BE1DB2">
        <w:rPr>
          <w:rFonts w:ascii="Arial" w:hAnsi="Arial" w:cs="Arial"/>
          <w:color w:val="000000" w:themeColor="text1"/>
        </w:rPr>
        <w:t xml:space="preserve"> varios niños no pueden acceder a las escuelas o jardines</w:t>
      </w:r>
      <w:r w:rsidR="001B0C3A">
        <w:rPr>
          <w:rFonts w:ascii="Arial" w:hAnsi="Arial" w:cs="Arial"/>
          <w:color w:val="000000" w:themeColor="text1"/>
        </w:rPr>
        <w:t xml:space="preserve"> por la situación económica que conllevan sus padres</w:t>
      </w:r>
      <w:r w:rsidRPr="00BE1DB2">
        <w:rPr>
          <w:rFonts w:ascii="Arial" w:hAnsi="Arial" w:cs="Arial"/>
          <w:color w:val="000000" w:themeColor="text1"/>
        </w:rPr>
        <w:t>, por lo cual surge el proyecto, cuyo objetivo es darle la oportunidad a todos los niños para que puedan aprender desde cualquier lugar los temas básicos de estudios. Para lograrlo, se propone crear una aplicación móvil que permita aprender y jugar a la vez, y de esta manera motivarles a que sigan estudiando.</w:t>
      </w:r>
    </w:p>
    <w:p w14:paraId="0C9677C3" w14:textId="7AD0E41B" w:rsidR="00F764AF" w:rsidRPr="00BE1DB2" w:rsidRDefault="00F764AF"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presente documento </w:t>
      </w:r>
      <w:r w:rsidR="001B0C3A">
        <w:rPr>
          <w:rFonts w:ascii="Arial" w:hAnsi="Arial" w:cs="Arial"/>
          <w:color w:val="000000" w:themeColor="text1"/>
        </w:rPr>
        <w:t xml:space="preserve">propone el diseño, estructura, desarrollo e implementación de una aplicación móvil, donde se </w:t>
      </w:r>
      <w:r w:rsidR="00612D33">
        <w:rPr>
          <w:rFonts w:ascii="Arial" w:hAnsi="Arial" w:cs="Arial"/>
          <w:color w:val="000000" w:themeColor="text1"/>
        </w:rPr>
        <w:t>aplicó</w:t>
      </w:r>
      <w:r w:rsidR="001B0C3A">
        <w:rPr>
          <w:rFonts w:ascii="Arial" w:hAnsi="Arial" w:cs="Arial"/>
          <w:color w:val="000000" w:themeColor="text1"/>
        </w:rPr>
        <w:t xml:space="preserve"> la metodología Scrum</w:t>
      </w:r>
      <w:r w:rsidR="00612D33">
        <w:rPr>
          <w:rFonts w:ascii="Arial" w:hAnsi="Arial" w:cs="Arial"/>
          <w:color w:val="000000" w:themeColor="text1"/>
        </w:rPr>
        <w:t xml:space="preserve"> y herramientas de desarrollo, permitiendo de esta manera integrar a la fundación Centro Integral de Desarrollo Infantil Alboroto y permitir a los niños, aprender y practicar, facilitando el acceso a la información por medio de la tecnología. </w:t>
      </w:r>
    </w:p>
    <w:p w14:paraId="121659E2" w14:textId="77777777" w:rsidR="00612D33" w:rsidRDefault="00612D33" w:rsidP="00340111">
      <w:pPr>
        <w:spacing w:line="360" w:lineRule="auto"/>
        <w:ind w:left="142"/>
        <w:rPr>
          <w:rFonts w:ascii="Arial" w:hAnsi="Arial" w:cs="Arial"/>
          <w:color w:val="000000" w:themeColor="text1"/>
          <w:sz w:val="20"/>
        </w:rPr>
      </w:pPr>
    </w:p>
    <w:p w14:paraId="7E82FDF4" w14:textId="768F4424" w:rsidR="00612D33" w:rsidRPr="00340111" w:rsidRDefault="00612D33" w:rsidP="00340111">
      <w:pPr>
        <w:pStyle w:val="Textoindependiente"/>
        <w:ind w:left="142"/>
        <w:rPr>
          <w:sz w:val="22"/>
          <w:szCs w:val="22"/>
          <w:lang w:val="es-EC"/>
        </w:rPr>
      </w:pPr>
      <w:r w:rsidRPr="00340111">
        <w:rPr>
          <w:b/>
          <w:spacing w:val="-1"/>
          <w:sz w:val="22"/>
          <w:szCs w:val="22"/>
          <w:lang w:val="es-EC"/>
        </w:rPr>
        <w:t>Palabras</w:t>
      </w:r>
      <w:r w:rsidRPr="00340111">
        <w:rPr>
          <w:b/>
          <w:sz w:val="22"/>
          <w:szCs w:val="22"/>
          <w:lang w:val="es-EC"/>
        </w:rPr>
        <w:t xml:space="preserve"> </w:t>
      </w:r>
      <w:r w:rsidRPr="00340111">
        <w:rPr>
          <w:b/>
          <w:spacing w:val="-2"/>
          <w:sz w:val="22"/>
          <w:szCs w:val="22"/>
          <w:lang w:val="es-EC"/>
        </w:rPr>
        <w:t>clave:</w:t>
      </w:r>
      <w:r w:rsidRPr="00340111">
        <w:rPr>
          <w:b/>
          <w:spacing w:val="-1"/>
          <w:sz w:val="22"/>
          <w:szCs w:val="22"/>
          <w:lang w:val="es-EC"/>
        </w:rPr>
        <w:t xml:space="preserve"> </w:t>
      </w:r>
      <w:r w:rsidRPr="00340111">
        <w:rPr>
          <w:spacing w:val="-1"/>
          <w:sz w:val="22"/>
          <w:szCs w:val="22"/>
          <w:lang w:val="es-EC"/>
        </w:rPr>
        <w:t>fundación,</w:t>
      </w:r>
      <w:r w:rsidRPr="00340111">
        <w:rPr>
          <w:spacing w:val="2"/>
          <w:sz w:val="22"/>
          <w:szCs w:val="22"/>
          <w:lang w:val="es-EC"/>
        </w:rPr>
        <w:t xml:space="preserve"> </w:t>
      </w:r>
      <w:r w:rsidRPr="00340111">
        <w:rPr>
          <w:spacing w:val="-1"/>
          <w:sz w:val="22"/>
          <w:szCs w:val="22"/>
          <w:lang w:val="es-EC"/>
        </w:rPr>
        <w:t>niños,</w:t>
      </w:r>
      <w:r w:rsidRPr="00340111">
        <w:rPr>
          <w:spacing w:val="2"/>
          <w:sz w:val="22"/>
          <w:szCs w:val="22"/>
          <w:lang w:val="es-EC"/>
        </w:rPr>
        <w:t xml:space="preserve"> </w:t>
      </w:r>
      <w:r w:rsidRPr="00340111">
        <w:rPr>
          <w:spacing w:val="-1"/>
          <w:sz w:val="22"/>
          <w:szCs w:val="22"/>
          <w:lang w:val="es-EC"/>
        </w:rPr>
        <w:t>Angular, Ionic.</w:t>
      </w:r>
    </w:p>
    <w:p w14:paraId="1F5C71C3" w14:textId="3A636494" w:rsidR="000F73F8" w:rsidRPr="00BE1DB2" w:rsidRDefault="000F73F8" w:rsidP="009E7B44">
      <w:pPr>
        <w:spacing w:line="360" w:lineRule="auto"/>
        <w:rPr>
          <w:rFonts w:ascii="Arial" w:hAnsi="Arial" w:cs="Arial"/>
          <w:color w:val="000000" w:themeColor="text1"/>
          <w:sz w:val="20"/>
        </w:rPr>
      </w:pPr>
      <w:r w:rsidRPr="00BE1DB2">
        <w:rPr>
          <w:rFonts w:ascii="Arial" w:hAnsi="Arial" w:cs="Arial"/>
          <w:color w:val="000000" w:themeColor="text1"/>
          <w:sz w:val="20"/>
        </w:rPr>
        <w:br w:type="page"/>
      </w:r>
    </w:p>
    <w:p w14:paraId="38850082" w14:textId="77777777" w:rsidR="000F73F8" w:rsidRPr="00122291" w:rsidRDefault="000F73F8" w:rsidP="00122291">
      <w:pPr>
        <w:pStyle w:val="Ttulo1"/>
        <w:jc w:val="center"/>
        <w:rPr>
          <w:rFonts w:ascii="Arial" w:hAnsi="Arial" w:cs="Arial"/>
          <w:b/>
          <w:bCs/>
          <w:color w:val="auto"/>
          <w:sz w:val="28"/>
          <w:szCs w:val="28"/>
          <w:lang w:val="en-US"/>
        </w:rPr>
      </w:pPr>
      <w:bookmarkStart w:id="18" w:name="_Toc45264806"/>
      <w:r w:rsidRPr="00122291">
        <w:rPr>
          <w:rFonts w:ascii="Arial" w:hAnsi="Arial" w:cs="Arial"/>
          <w:b/>
          <w:bCs/>
          <w:color w:val="auto"/>
          <w:sz w:val="28"/>
          <w:szCs w:val="28"/>
          <w:lang w:val="en-US"/>
        </w:rPr>
        <w:lastRenderedPageBreak/>
        <w:t>ABSTRACT</w:t>
      </w:r>
      <w:bookmarkEnd w:id="18"/>
    </w:p>
    <w:p w14:paraId="61715DAE" w14:textId="6B692478" w:rsidR="000F73F8" w:rsidRPr="00BE1DB2" w:rsidRDefault="000F73F8" w:rsidP="00340111">
      <w:pPr>
        <w:spacing w:line="360" w:lineRule="auto"/>
        <w:ind w:left="142" w:firstLine="709"/>
        <w:jc w:val="both"/>
        <w:rPr>
          <w:rFonts w:ascii="Arial" w:hAnsi="Arial" w:cs="Arial"/>
          <w:color w:val="000000" w:themeColor="text1"/>
          <w:lang w:val="en-US"/>
        </w:rPr>
      </w:pPr>
      <w:r w:rsidRPr="00BE1DB2">
        <w:rPr>
          <w:rFonts w:ascii="Arial" w:hAnsi="Arial" w:cs="Arial"/>
          <w:color w:val="000000" w:themeColor="text1"/>
          <w:lang w:val="en-US"/>
        </w:rPr>
        <w:t xml:space="preserve">This Project </w:t>
      </w:r>
      <w:r w:rsidR="006C5FFE">
        <w:rPr>
          <w:rFonts w:ascii="Arial" w:hAnsi="Arial" w:cs="Arial"/>
          <w:color w:val="000000" w:themeColor="text1"/>
          <w:lang w:val="en-US"/>
        </w:rPr>
        <w:t>aims to</w:t>
      </w:r>
      <w:r w:rsidRPr="00BE1DB2">
        <w:rPr>
          <w:rFonts w:ascii="Arial" w:hAnsi="Arial" w:cs="Arial"/>
          <w:color w:val="000000" w:themeColor="text1"/>
          <w:lang w:val="en-US"/>
        </w:rPr>
        <w:t xml:space="preserve"> the development of a mobile </w:t>
      </w:r>
      <w:r w:rsidR="007C55DE">
        <w:rPr>
          <w:rFonts w:ascii="Arial" w:hAnsi="Arial" w:cs="Arial"/>
          <w:color w:val="000000" w:themeColor="text1"/>
          <w:lang w:val="en-US"/>
        </w:rPr>
        <w:t>applic</w:t>
      </w:r>
      <w:r w:rsidR="007C55DE" w:rsidRPr="00BE1DB2">
        <w:rPr>
          <w:rFonts w:ascii="Arial" w:hAnsi="Arial" w:cs="Arial"/>
          <w:color w:val="000000" w:themeColor="text1"/>
          <w:lang w:val="en-US"/>
        </w:rPr>
        <w:t>ation</w:t>
      </w:r>
      <w:r w:rsidRPr="00BE1DB2">
        <w:rPr>
          <w:rFonts w:ascii="Arial" w:hAnsi="Arial" w:cs="Arial"/>
          <w:color w:val="000000" w:themeColor="text1"/>
          <w:lang w:val="en-US"/>
        </w:rPr>
        <w:t xml:space="preserve"> </w:t>
      </w:r>
      <w:r w:rsidR="005766F9" w:rsidRPr="00BE1DB2">
        <w:rPr>
          <w:rFonts w:ascii="Arial" w:hAnsi="Arial" w:cs="Arial"/>
          <w:color w:val="000000" w:themeColor="text1"/>
          <w:lang w:val="en-US"/>
        </w:rPr>
        <w:t xml:space="preserve">to promote learning for children </w:t>
      </w:r>
      <w:r w:rsidR="00A71033" w:rsidRPr="00BE1DB2">
        <w:rPr>
          <w:rFonts w:ascii="Arial" w:hAnsi="Arial" w:cs="Arial"/>
          <w:color w:val="000000" w:themeColor="text1"/>
          <w:lang w:val="en-US"/>
        </w:rPr>
        <w:t>of 3 to 5 years</w:t>
      </w:r>
      <w:r w:rsidR="005766F9" w:rsidRPr="00BE1DB2">
        <w:rPr>
          <w:rFonts w:ascii="Arial" w:hAnsi="Arial" w:cs="Arial"/>
          <w:color w:val="000000" w:themeColor="text1"/>
          <w:lang w:val="en-US"/>
        </w:rPr>
        <w:t xml:space="preserve"> which will be implemented on the Android platform</w:t>
      </w:r>
    </w:p>
    <w:p w14:paraId="57E8FCAE" w14:textId="574AA9DF" w:rsidR="009E7B44" w:rsidRPr="00BE1DB2" w:rsidRDefault="009E7B44" w:rsidP="00340111">
      <w:pPr>
        <w:spacing w:line="360" w:lineRule="auto"/>
        <w:ind w:left="142" w:firstLine="709"/>
        <w:jc w:val="both"/>
        <w:rPr>
          <w:rFonts w:ascii="Arial" w:hAnsi="Arial" w:cs="Arial"/>
          <w:color w:val="000000" w:themeColor="text1"/>
          <w:lang w:val="en-US"/>
        </w:rPr>
      </w:pPr>
      <w:r w:rsidRPr="00BE1DB2">
        <w:rPr>
          <w:rFonts w:ascii="Arial" w:hAnsi="Arial" w:cs="Arial"/>
          <w:color w:val="000000" w:themeColor="text1"/>
          <w:lang w:val="en-US"/>
        </w:rPr>
        <w:t xml:space="preserve">At present, several children cannot access schools or gardens, which is why the project arises, whose objective is to give all children the opportunity to learn the basic subjects of studies from anywhere. To achieve this, it is proposed to create a mobile </w:t>
      </w:r>
      <w:r w:rsidR="007C55DE">
        <w:rPr>
          <w:rFonts w:ascii="Arial" w:hAnsi="Arial" w:cs="Arial"/>
          <w:color w:val="000000" w:themeColor="text1"/>
          <w:lang w:val="en-US"/>
        </w:rPr>
        <w:t xml:space="preserve">application, </w:t>
      </w:r>
      <w:r w:rsidRPr="00BE1DB2">
        <w:rPr>
          <w:rFonts w:ascii="Arial" w:hAnsi="Arial" w:cs="Arial"/>
          <w:color w:val="000000" w:themeColor="text1"/>
          <w:lang w:val="en-US"/>
        </w:rPr>
        <w:t xml:space="preserve">that </w:t>
      </w:r>
      <w:r w:rsidR="006C5FFE">
        <w:rPr>
          <w:rFonts w:ascii="Arial" w:hAnsi="Arial" w:cs="Arial"/>
          <w:color w:val="000000" w:themeColor="text1"/>
          <w:lang w:val="en-US"/>
        </w:rPr>
        <w:t xml:space="preserve">will </w:t>
      </w:r>
      <w:r w:rsidRPr="00BE1DB2">
        <w:rPr>
          <w:rFonts w:ascii="Arial" w:hAnsi="Arial" w:cs="Arial"/>
          <w:color w:val="000000" w:themeColor="text1"/>
          <w:lang w:val="en-US"/>
        </w:rPr>
        <w:t>allow</w:t>
      </w:r>
      <w:r w:rsidR="006C5FFE">
        <w:rPr>
          <w:rFonts w:ascii="Arial" w:hAnsi="Arial" w:cs="Arial"/>
          <w:color w:val="000000" w:themeColor="text1"/>
          <w:lang w:val="en-US"/>
        </w:rPr>
        <w:t xml:space="preserve"> children</w:t>
      </w:r>
      <w:r w:rsidRPr="00BE1DB2">
        <w:rPr>
          <w:rFonts w:ascii="Arial" w:hAnsi="Arial" w:cs="Arial"/>
          <w:color w:val="000000" w:themeColor="text1"/>
          <w:lang w:val="en-US"/>
        </w:rPr>
        <w:t xml:space="preserve"> to learn and play at the same time, and thus motivate them to continue studying.</w:t>
      </w:r>
    </w:p>
    <w:p w14:paraId="77926912" w14:textId="71AE9A1F" w:rsidR="00340111" w:rsidRPr="00340111" w:rsidRDefault="00340111" w:rsidP="00340111">
      <w:pPr>
        <w:spacing w:line="360" w:lineRule="auto"/>
        <w:ind w:left="142" w:firstLine="709"/>
        <w:jc w:val="both"/>
        <w:rPr>
          <w:rFonts w:ascii="Arial" w:hAnsi="Arial" w:cs="Arial"/>
          <w:lang w:val="en-US"/>
        </w:rPr>
      </w:pPr>
      <w:r w:rsidRPr="00340111">
        <w:rPr>
          <w:rFonts w:ascii="Arial" w:hAnsi="Arial" w:cs="Arial"/>
          <w:lang w:val="en-US"/>
        </w:rPr>
        <w:t xml:space="preserve">This document proposes the design, structure, development and implementation of a mobile </w:t>
      </w:r>
      <w:r w:rsidR="007C55DE">
        <w:rPr>
          <w:rFonts w:ascii="Arial" w:hAnsi="Arial" w:cs="Arial"/>
          <w:lang w:val="en-US"/>
        </w:rPr>
        <w:t>application</w:t>
      </w:r>
      <w:r w:rsidRPr="00340111">
        <w:rPr>
          <w:rFonts w:ascii="Arial" w:hAnsi="Arial" w:cs="Arial"/>
          <w:lang w:val="en-US"/>
        </w:rPr>
        <w:t xml:space="preserve">, where the Scrum methodology and development tools were </w:t>
      </w:r>
      <w:r w:rsidR="00D6370B">
        <w:rPr>
          <w:rFonts w:ascii="Arial" w:hAnsi="Arial" w:cs="Arial"/>
          <w:lang w:val="en-US"/>
        </w:rPr>
        <w:t>ap</w:t>
      </w:r>
      <w:r w:rsidR="007C55DE">
        <w:rPr>
          <w:rFonts w:ascii="Arial" w:hAnsi="Arial" w:cs="Arial"/>
          <w:lang w:val="en-US"/>
        </w:rPr>
        <w:t>p</w:t>
      </w:r>
      <w:r w:rsidR="00D6370B">
        <w:rPr>
          <w:rFonts w:ascii="Arial" w:hAnsi="Arial" w:cs="Arial"/>
          <w:lang w:val="en-US"/>
        </w:rPr>
        <w:t>li</w:t>
      </w:r>
      <w:r w:rsidRPr="00340111">
        <w:rPr>
          <w:rFonts w:ascii="Arial" w:hAnsi="Arial" w:cs="Arial"/>
          <w:lang w:val="en-US"/>
        </w:rPr>
        <w:t>ed, implementing in this integrated way the Fundación Centro Integral de Desarrollo Infantil Alboroto and allowing children to learn and practice, facilitate access to information through technology.</w:t>
      </w:r>
    </w:p>
    <w:p w14:paraId="46D5D2DF" w14:textId="77777777" w:rsidR="00340111" w:rsidRPr="00340111" w:rsidRDefault="00340111" w:rsidP="00340111">
      <w:pPr>
        <w:ind w:left="142"/>
        <w:rPr>
          <w:lang w:val="en-US"/>
        </w:rPr>
      </w:pPr>
    </w:p>
    <w:p w14:paraId="14078E41" w14:textId="77777777" w:rsidR="00340111" w:rsidRPr="00340111" w:rsidRDefault="00340111" w:rsidP="00340111">
      <w:pPr>
        <w:ind w:left="142"/>
        <w:jc w:val="both"/>
        <w:rPr>
          <w:rFonts w:ascii="Arial" w:hAnsi="Arial" w:cs="Arial"/>
        </w:rPr>
      </w:pPr>
      <w:r w:rsidRPr="00340111">
        <w:rPr>
          <w:rFonts w:ascii="Arial" w:hAnsi="Arial" w:cs="Arial"/>
        </w:rPr>
        <w:t>Keywords: foundation, children, angular, ionic</w:t>
      </w:r>
    </w:p>
    <w:p w14:paraId="4B0714F5" w14:textId="1B20AB39" w:rsidR="00340111" w:rsidRPr="00BE1DB2" w:rsidRDefault="00340111" w:rsidP="00340111">
      <w:pPr>
        <w:ind w:left="142" w:firstLine="709"/>
        <w:rPr>
          <w:rFonts w:ascii="Arial" w:hAnsi="Arial" w:cs="Arial"/>
          <w:color w:val="000000" w:themeColor="text1"/>
          <w:sz w:val="20"/>
          <w:lang w:val="en-US"/>
        </w:rPr>
        <w:sectPr w:rsidR="00340111" w:rsidRPr="00BE1DB2" w:rsidSect="008C5F36">
          <w:footerReference w:type="default" r:id="rId11"/>
          <w:pgSz w:w="11906" w:h="16838"/>
          <w:pgMar w:top="1702" w:right="1701" w:bottom="1417" w:left="1560" w:header="708" w:footer="708" w:gutter="0"/>
          <w:pgNumType w:fmt="upperRoman" w:start="1"/>
          <w:cols w:space="708"/>
          <w:docGrid w:linePitch="360"/>
        </w:sectPr>
      </w:pPr>
    </w:p>
    <w:p w14:paraId="69BBD6DD" w14:textId="55BC0569" w:rsidR="00E61234" w:rsidRDefault="00E61234" w:rsidP="006C5FFE">
      <w:pPr>
        <w:pStyle w:val="Ttulo1"/>
        <w:numPr>
          <w:ilvl w:val="0"/>
          <w:numId w:val="2"/>
        </w:numPr>
        <w:spacing w:line="480" w:lineRule="auto"/>
        <w:ind w:left="142" w:firstLine="0"/>
        <w:rPr>
          <w:rFonts w:ascii="Arial" w:hAnsi="Arial" w:cs="Arial"/>
          <w:b/>
          <w:color w:val="000000" w:themeColor="text1"/>
          <w:sz w:val="28"/>
          <w:lang w:val="en-US"/>
        </w:rPr>
      </w:pPr>
      <w:bookmarkStart w:id="19" w:name="_Toc34668633"/>
      <w:bookmarkStart w:id="20" w:name="_Toc45264807"/>
      <w:r w:rsidRPr="00BE1DB2">
        <w:rPr>
          <w:rFonts w:ascii="Arial" w:hAnsi="Arial" w:cs="Arial"/>
          <w:b/>
          <w:color w:val="000000" w:themeColor="text1"/>
          <w:sz w:val="28"/>
          <w:lang w:val="en-US"/>
        </w:rPr>
        <w:lastRenderedPageBreak/>
        <w:t>INTRODUCCIÓN</w:t>
      </w:r>
      <w:bookmarkEnd w:id="19"/>
      <w:bookmarkEnd w:id="20"/>
    </w:p>
    <w:p w14:paraId="2D074D84" w14:textId="65C9FFD2" w:rsidR="00E817FC" w:rsidRPr="00BE1DB2" w:rsidRDefault="00E817FC"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w:t>
      </w:r>
      <w:r w:rsidR="00F668B4" w:rsidRPr="00BE1DB2">
        <w:rPr>
          <w:rFonts w:ascii="Arial" w:hAnsi="Arial" w:cs="Arial"/>
          <w:color w:val="000000" w:themeColor="text1"/>
        </w:rPr>
        <w:t>n la actualidad</w:t>
      </w:r>
      <w:r w:rsidR="001B1734">
        <w:rPr>
          <w:rFonts w:ascii="Arial" w:hAnsi="Arial" w:cs="Arial"/>
          <w:color w:val="000000" w:themeColor="text1"/>
        </w:rPr>
        <w:t>,</w:t>
      </w:r>
      <w:r w:rsidR="00F668B4" w:rsidRPr="00BE1DB2">
        <w:rPr>
          <w:rFonts w:ascii="Arial" w:hAnsi="Arial" w:cs="Arial"/>
          <w:color w:val="000000" w:themeColor="text1"/>
        </w:rPr>
        <w:t xml:space="preserve"> el mundo ha evolucionado y la educación de la misma manera, el modelo actual educativo-aprendizaje a través de libros y pizarra están finalizando</w:t>
      </w:r>
      <w:r w:rsidR="006C5FFE">
        <w:rPr>
          <w:rFonts w:ascii="Arial" w:hAnsi="Arial" w:cs="Arial"/>
          <w:color w:val="000000" w:themeColor="text1"/>
        </w:rPr>
        <w:t>.</w:t>
      </w:r>
      <w:r w:rsidR="00F668B4" w:rsidRPr="00BE1DB2">
        <w:rPr>
          <w:rFonts w:ascii="Arial" w:hAnsi="Arial" w:cs="Arial"/>
          <w:color w:val="000000" w:themeColor="text1"/>
        </w:rPr>
        <w:t xml:space="preserve"> </w:t>
      </w:r>
      <w:r w:rsidR="006C5FFE">
        <w:rPr>
          <w:rFonts w:ascii="Arial" w:hAnsi="Arial" w:cs="Arial"/>
          <w:color w:val="000000" w:themeColor="text1"/>
        </w:rPr>
        <w:t>E</w:t>
      </w:r>
      <w:r w:rsidR="00F668B4" w:rsidRPr="00BE1DB2">
        <w:rPr>
          <w:rFonts w:ascii="Arial" w:hAnsi="Arial" w:cs="Arial"/>
          <w:color w:val="000000" w:themeColor="text1"/>
        </w:rPr>
        <w:t>n la actualidad</w:t>
      </w:r>
      <w:r w:rsidR="006C5FFE">
        <w:rPr>
          <w:rFonts w:ascii="Arial" w:hAnsi="Arial" w:cs="Arial"/>
          <w:color w:val="000000" w:themeColor="text1"/>
        </w:rPr>
        <w:t>,</w:t>
      </w:r>
      <w:r w:rsidR="00F668B4" w:rsidRPr="00BE1DB2">
        <w:rPr>
          <w:rFonts w:ascii="Arial" w:hAnsi="Arial" w:cs="Arial"/>
          <w:color w:val="000000" w:themeColor="text1"/>
        </w:rPr>
        <w:t xml:space="preserve"> la tecnología es una parte importante para el aprendizaje de los </w:t>
      </w:r>
      <w:r w:rsidR="00C47D74" w:rsidRPr="00BE1DB2">
        <w:rPr>
          <w:rFonts w:ascii="Arial" w:hAnsi="Arial" w:cs="Arial"/>
          <w:color w:val="000000" w:themeColor="text1"/>
        </w:rPr>
        <w:t>estudiantes</w:t>
      </w:r>
      <w:r w:rsidR="00F668B4" w:rsidRPr="00BE1DB2">
        <w:rPr>
          <w:rFonts w:ascii="Arial" w:hAnsi="Arial" w:cs="Arial"/>
          <w:color w:val="000000" w:themeColor="text1"/>
        </w:rPr>
        <w:t xml:space="preserve">, </w:t>
      </w:r>
      <w:r w:rsidR="00C47D74" w:rsidRPr="00BE1DB2">
        <w:rPr>
          <w:rFonts w:ascii="Arial" w:hAnsi="Arial" w:cs="Arial"/>
          <w:color w:val="000000" w:themeColor="text1"/>
        </w:rPr>
        <w:t>teniendo</w:t>
      </w:r>
      <w:r w:rsidR="00F668B4" w:rsidRPr="00BE1DB2">
        <w:rPr>
          <w:rFonts w:ascii="Arial" w:hAnsi="Arial" w:cs="Arial"/>
          <w:color w:val="000000" w:themeColor="text1"/>
        </w:rPr>
        <w:t xml:space="preserve"> acceso a internet y dispositivos </w:t>
      </w:r>
      <w:r w:rsidR="00C47D74" w:rsidRPr="00BE1DB2">
        <w:rPr>
          <w:rFonts w:ascii="Arial" w:hAnsi="Arial" w:cs="Arial"/>
          <w:color w:val="000000" w:themeColor="text1"/>
        </w:rPr>
        <w:t>como celulares, tabletas y laptops</w:t>
      </w:r>
      <w:r w:rsidR="00F668B4" w:rsidRPr="00BE1DB2">
        <w:rPr>
          <w:rFonts w:ascii="Arial" w:hAnsi="Arial" w:cs="Arial"/>
          <w:color w:val="000000" w:themeColor="text1"/>
        </w:rPr>
        <w:t xml:space="preserve"> tanto en el aula de clase como fuera de ella ha aportado distintos beneficios en la educación.</w:t>
      </w:r>
    </w:p>
    <w:p w14:paraId="0C35994C" w14:textId="77777777" w:rsidR="00F668B4" w:rsidRPr="00BE1DB2" w:rsidRDefault="00F668B4"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desarrollo de aplicaciones móviles ha permitido que diversos usuarios puedan utilizarlos</w:t>
      </w:r>
      <w:r w:rsidR="003753FF" w:rsidRPr="00BE1DB2">
        <w:rPr>
          <w:rFonts w:ascii="Arial" w:hAnsi="Arial" w:cs="Arial"/>
          <w:color w:val="000000" w:themeColor="text1"/>
        </w:rPr>
        <w:t xml:space="preserve"> para entretenimiento, aprendizaje, investigación</w:t>
      </w:r>
      <w:r w:rsidRPr="00BE1DB2">
        <w:rPr>
          <w:rFonts w:ascii="Arial" w:hAnsi="Arial" w:cs="Arial"/>
          <w:color w:val="000000" w:themeColor="text1"/>
        </w:rPr>
        <w:t xml:space="preserve"> </w:t>
      </w:r>
      <w:r w:rsidR="003753FF" w:rsidRPr="00BE1DB2">
        <w:rPr>
          <w:rFonts w:ascii="Arial" w:hAnsi="Arial" w:cs="Arial"/>
          <w:color w:val="000000" w:themeColor="text1"/>
        </w:rPr>
        <w:t>entre otras funciones, fomentado el interés del uso de dispositivos electrónicos.</w:t>
      </w:r>
    </w:p>
    <w:p w14:paraId="7F46B200" w14:textId="017F4EA3" w:rsidR="00E61234" w:rsidRPr="00D337D9" w:rsidRDefault="00E61234" w:rsidP="006C5FFE">
      <w:pPr>
        <w:pStyle w:val="Ttulo2"/>
        <w:numPr>
          <w:ilvl w:val="1"/>
          <w:numId w:val="2"/>
        </w:numPr>
        <w:spacing w:line="360" w:lineRule="auto"/>
        <w:ind w:left="142" w:firstLine="0"/>
        <w:rPr>
          <w:rFonts w:ascii="Arial" w:hAnsi="Arial" w:cs="Arial"/>
          <w:b/>
          <w:color w:val="000000" w:themeColor="text1"/>
          <w:sz w:val="28"/>
          <w:szCs w:val="28"/>
        </w:rPr>
      </w:pPr>
      <w:bookmarkStart w:id="21" w:name="_Toc34668635"/>
      <w:bookmarkStart w:id="22" w:name="_Toc45264808"/>
      <w:r w:rsidRPr="00D337D9">
        <w:rPr>
          <w:rFonts w:ascii="Arial" w:hAnsi="Arial" w:cs="Arial"/>
          <w:b/>
          <w:color w:val="000000" w:themeColor="text1"/>
          <w:sz w:val="28"/>
          <w:szCs w:val="28"/>
        </w:rPr>
        <w:t>Planteamiento del problema</w:t>
      </w:r>
      <w:bookmarkEnd w:id="21"/>
      <w:bookmarkEnd w:id="22"/>
    </w:p>
    <w:p w14:paraId="5627AF72" w14:textId="67798310" w:rsidR="00E83D5E" w:rsidRPr="00BE1DB2" w:rsidRDefault="00E83D5E"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el siglo XXI, los cambios científicos como tecnológicos exigen un sistema educativo de calidad que permita formar ciudadanos que respondan a las exigencias del momento</w:t>
      </w:r>
      <w:r w:rsidR="002A5B79">
        <w:rPr>
          <w:rFonts w:ascii="Arial" w:hAnsi="Arial" w:cs="Arial"/>
          <w:color w:val="000000" w:themeColor="text1"/>
        </w:rPr>
        <w:t>;</w:t>
      </w:r>
      <w:r w:rsidRPr="00BE1DB2">
        <w:rPr>
          <w:rFonts w:ascii="Arial" w:hAnsi="Arial" w:cs="Arial"/>
          <w:color w:val="000000" w:themeColor="text1"/>
        </w:rPr>
        <w:t xml:space="preserve"> así</w:t>
      </w:r>
      <w:r w:rsidR="002A5B79">
        <w:rPr>
          <w:rFonts w:ascii="Arial" w:hAnsi="Arial" w:cs="Arial"/>
          <w:color w:val="000000" w:themeColor="text1"/>
        </w:rPr>
        <w:t>,</w:t>
      </w:r>
      <w:r w:rsidRPr="00BE1DB2">
        <w:rPr>
          <w:rFonts w:ascii="Arial" w:hAnsi="Arial" w:cs="Arial"/>
          <w:color w:val="000000" w:themeColor="text1"/>
        </w:rPr>
        <w:t xml:space="preserve"> la </w:t>
      </w:r>
      <w:r w:rsidR="006C5FFE">
        <w:rPr>
          <w:rFonts w:ascii="Arial" w:hAnsi="Arial" w:cs="Arial"/>
          <w:color w:val="000000" w:themeColor="text1"/>
        </w:rPr>
        <w:t>e</w:t>
      </w:r>
      <w:r w:rsidRPr="00BE1DB2">
        <w:rPr>
          <w:rFonts w:ascii="Arial" w:hAnsi="Arial" w:cs="Arial"/>
          <w:color w:val="000000" w:themeColor="text1"/>
        </w:rPr>
        <w:t xml:space="preserve">ducación </w:t>
      </w:r>
      <w:r w:rsidR="006C5FFE">
        <w:rPr>
          <w:rFonts w:ascii="Arial" w:hAnsi="Arial" w:cs="Arial"/>
          <w:color w:val="000000" w:themeColor="text1"/>
        </w:rPr>
        <w:t>p</w:t>
      </w:r>
      <w:r w:rsidRPr="00BE1DB2">
        <w:rPr>
          <w:rFonts w:ascii="Arial" w:hAnsi="Arial" w:cs="Arial"/>
          <w:color w:val="000000" w:themeColor="text1"/>
        </w:rPr>
        <w:t>re básica se convierte en algo fundamental para el ciudadano, pues e</w:t>
      </w:r>
      <w:r w:rsidR="002A5B79">
        <w:rPr>
          <w:rFonts w:ascii="Arial" w:hAnsi="Arial" w:cs="Arial"/>
          <w:color w:val="000000" w:themeColor="text1"/>
        </w:rPr>
        <w:t>s</w:t>
      </w:r>
      <w:r w:rsidRPr="00BE1DB2">
        <w:rPr>
          <w:rFonts w:ascii="Arial" w:hAnsi="Arial" w:cs="Arial"/>
          <w:color w:val="000000" w:themeColor="text1"/>
        </w:rPr>
        <w:t xml:space="preserve"> este nivel educativo donde los niños deben tener experiencias significativas y de calidad, que le proporcionen una formación integral en su desarrollo psicosocial, afectivo, psicomotor; </w:t>
      </w:r>
      <w:r w:rsidR="002A5B79">
        <w:rPr>
          <w:rFonts w:ascii="Arial" w:hAnsi="Arial" w:cs="Arial"/>
          <w:color w:val="000000" w:themeColor="text1"/>
        </w:rPr>
        <w:t>desarrollo</w:t>
      </w:r>
      <w:r w:rsidRPr="00BE1DB2">
        <w:rPr>
          <w:rFonts w:ascii="Arial" w:hAnsi="Arial" w:cs="Arial"/>
          <w:color w:val="000000" w:themeColor="text1"/>
        </w:rPr>
        <w:t xml:space="preserve"> de valores y actitudes para  su  incorporación a la sociedad en una forma adecuada</w:t>
      </w:r>
      <w:r w:rsidR="009C2F17">
        <w:rPr>
          <w:rFonts w:ascii="Arial" w:hAnsi="Arial" w:cs="Arial"/>
          <w:color w:val="000000" w:themeColor="text1"/>
        </w:rPr>
        <w:t xml:space="preserve"> </w:t>
      </w:r>
      <w:sdt>
        <w:sdtPr>
          <w:rPr>
            <w:rFonts w:ascii="Arial" w:hAnsi="Arial" w:cs="Arial"/>
            <w:color w:val="000000" w:themeColor="text1"/>
          </w:rPr>
          <w:id w:val="210696970"/>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UNE11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[1]</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6BB167EB" w14:textId="3BEB72D1" w:rsidR="00E83D5E" w:rsidRPr="00BE1DB2" w:rsidRDefault="00131D13"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w:t>
      </w:r>
      <w:r w:rsidR="59AA68E1" w:rsidRPr="00BE1DB2">
        <w:rPr>
          <w:rFonts w:ascii="Arial" w:hAnsi="Arial" w:cs="Arial"/>
          <w:color w:val="000000" w:themeColor="text1"/>
        </w:rPr>
        <w:t xml:space="preserve"> educación preescolar ha experimentado </w:t>
      </w:r>
      <w:r w:rsidRPr="00BE1DB2">
        <w:rPr>
          <w:rFonts w:ascii="Arial" w:hAnsi="Arial" w:cs="Arial"/>
          <w:color w:val="000000" w:themeColor="text1"/>
        </w:rPr>
        <w:t xml:space="preserve">un </w:t>
      </w:r>
      <w:r w:rsidR="59AA68E1" w:rsidRPr="00BE1DB2">
        <w:rPr>
          <w:rFonts w:ascii="Arial" w:hAnsi="Arial" w:cs="Arial"/>
          <w:color w:val="000000" w:themeColor="text1"/>
        </w:rPr>
        <w:t>crecimiento durante los últimos 15 años en América Latina. El porcentaje de niños en la preprimaria asciende a (62% en América Latina y el Caribe, Asia Oriental 35%, Asia Occidental 32%, Estados Árabes 16% y África 12</w:t>
      </w:r>
      <w:r w:rsidR="00F97772" w:rsidRPr="00BE1DB2">
        <w:rPr>
          <w:rFonts w:ascii="Arial" w:hAnsi="Arial" w:cs="Arial"/>
          <w:color w:val="000000" w:themeColor="text1"/>
        </w:rPr>
        <w:t>%)</w:t>
      </w:r>
      <w:r w:rsidR="000D6C9F">
        <w:rPr>
          <w:rFonts w:ascii="Arial" w:hAnsi="Arial" w:cs="Arial"/>
          <w:color w:val="000000" w:themeColor="text1"/>
        </w:rPr>
        <w:t xml:space="preserve"> </w:t>
      </w:r>
      <w:sdt>
        <w:sdtPr>
          <w:rPr>
            <w:rFonts w:ascii="Arial" w:hAnsi="Arial" w:cs="Arial"/>
            <w:color w:val="000000" w:themeColor="text1"/>
          </w:rPr>
          <w:id w:val="-2041498529"/>
          <w:citation/>
        </w:sdtPr>
        <w:sdtContent>
          <w:r w:rsidR="009C2F17">
            <w:rPr>
              <w:rFonts w:ascii="Arial" w:hAnsi="Arial" w:cs="Arial"/>
              <w:color w:val="000000" w:themeColor="text1"/>
            </w:rPr>
            <w:fldChar w:fldCharType="begin"/>
          </w:r>
          <w:r w:rsidR="009C2F17">
            <w:rPr>
              <w:rFonts w:ascii="Arial" w:hAnsi="Arial" w:cs="Arial"/>
              <w:b/>
              <w:bCs/>
              <w:color w:val="000000" w:themeColor="text1"/>
            </w:rPr>
            <w:instrText xml:space="preserve"> CITATION CEP18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[2]</w:t>
          </w:r>
          <w:r w:rsidR="009C2F17">
            <w:rPr>
              <w:rFonts w:ascii="Arial" w:hAnsi="Arial" w:cs="Arial"/>
              <w:color w:val="000000" w:themeColor="text1"/>
            </w:rPr>
            <w:fldChar w:fldCharType="end"/>
          </w:r>
        </w:sdtContent>
      </w:sdt>
    </w:p>
    <w:p w14:paraId="77B08B61" w14:textId="3A42FEB0" w:rsidR="00A7527A" w:rsidRPr="000D6C9F" w:rsidRDefault="59AA68E1" w:rsidP="00E1297E">
      <w:pPr>
        <w:spacing w:line="360" w:lineRule="auto"/>
        <w:ind w:left="142" w:firstLine="709"/>
        <w:jc w:val="both"/>
        <w:rPr>
          <w:rFonts w:ascii="Arial" w:hAnsi="Arial" w:cs="Arial"/>
          <w:b/>
          <w:bCs/>
          <w:color w:val="000000" w:themeColor="text1"/>
        </w:rPr>
      </w:pPr>
      <w:r w:rsidRPr="00BE1DB2">
        <w:rPr>
          <w:rFonts w:ascii="Arial" w:hAnsi="Arial" w:cs="Arial"/>
          <w:color w:val="000000" w:themeColor="text1"/>
        </w:rPr>
        <w:t>Los gobiernos latinoamericanos invierten en la educación los siguientes porcentajes: (0,4% invertidos en la preescolar, el 1,6% invertidos en las escuelas y el 5,6% invertido en universidades en América Latina)</w:t>
      </w:r>
      <w:r w:rsidR="000D6C9F">
        <w:rPr>
          <w:rFonts w:ascii="Arial" w:hAnsi="Arial" w:cs="Arial"/>
          <w:color w:val="000000" w:themeColor="text1"/>
        </w:rPr>
        <w:t xml:space="preserve"> </w:t>
      </w:r>
    </w:p>
    <w:p w14:paraId="57BDF5E2" w14:textId="720A5BC4" w:rsidR="00322F7F" w:rsidRPr="00BE1DB2" w:rsidRDefault="00A7527A"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 </w:t>
      </w:r>
      <w:r w:rsidR="00E83D5E" w:rsidRPr="00BE1DB2">
        <w:rPr>
          <w:rFonts w:ascii="Arial" w:hAnsi="Arial" w:cs="Arial"/>
          <w:color w:val="000000" w:themeColor="text1"/>
        </w:rPr>
        <w:t>Según el estudio ‘Construyendo una educación de calidad’</w:t>
      </w:r>
      <w:r w:rsidR="005A3299" w:rsidRPr="00BE1DB2">
        <w:rPr>
          <w:rFonts w:ascii="Arial" w:hAnsi="Arial" w:cs="Arial"/>
          <w:color w:val="000000" w:themeColor="text1"/>
        </w:rPr>
        <w:t xml:space="preserve"> realizado el 26 de agosto del 2016</w:t>
      </w:r>
      <w:r w:rsidR="00E83D5E" w:rsidRPr="00BE1DB2">
        <w:rPr>
          <w:rFonts w:ascii="Arial" w:hAnsi="Arial" w:cs="Arial"/>
          <w:color w:val="000000" w:themeColor="text1"/>
        </w:rPr>
        <w:t>, los niños, en especial los de hogares vulnerables, llegan a la escuela co</w:t>
      </w:r>
      <w:r w:rsidRPr="00BE1DB2">
        <w:rPr>
          <w:rFonts w:ascii="Arial" w:hAnsi="Arial" w:cs="Arial"/>
          <w:color w:val="000000" w:themeColor="text1"/>
        </w:rPr>
        <w:t>n</w:t>
      </w:r>
      <w:r w:rsidR="00E83D5E" w:rsidRPr="00BE1DB2">
        <w:rPr>
          <w:rFonts w:ascii="Arial" w:hAnsi="Arial" w:cs="Arial"/>
          <w:color w:val="000000" w:themeColor="text1"/>
        </w:rPr>
        <w:t xml:space="preserve"> déficit cognitivo</w:t>
      </w:r>
      <w:r w:rsidR="000D6C9F">
        <w:rPr>
          <w:rFonts w:ascii="Arial" w:hAnsi="Arial" w:cs="Arial"/>
          <w:color w:val="000000" w:themeColor="text1"/>
        </w:rPr>
        <w:t>. A</w:t>
      </w:r>
      <w:r w:rsidR="00E83D5E" w:rsidRPr="00BE1DB2">
        <w:rPr>
          <w:rFonts w:ascii="Arial" w:hAnsi="Arial" w:cs="Arial"/>
          <w:color w:val="000000" w:themeColor="text1"/>
        </w:rPr>
        <w:t>l respecto, Fernando Yánez</w:t>
      </w:r>
      <w:r w:rsidR="005A3299" w:rsidRPr="00BE1DB2">
        <w:rPr>
          <w:rFonts w:ascii="Arial" w:hAnsi="Arial" w:cs="Arial"/>
          <w:color w:val="000000" w:themeColor="text1"/>
        </w:rPr>
        <w:t xml:space="preserve"> (2016)</w:t>
      </w:r>
      <w:r w:rsidR="00E83D5E" w:rsidRPr="00BE1DB2">
        <w:rPr>
          <w:rFonts w:ascii="Arial" w:hAnsi="Arial" w:cs="Arial"/>
          <w:color w:val="000000" w:themeColor="text1"/>
        </w:rPr>
        <w:t xml:space="preserve">, subsecretario de Educación de Ecuador, asegura que el país trabaja en el ámbito preescolar. </w:t>
      </w:r>
      <w:r w:rsidR="00F97772" w:rsidRPr="00BE1DB2">
        <w:rPr>
          <w:rFonts w:ascii="Arial" w:hAnsi="Arial" w:cs="Arial"/>
          <w:color w:val="000000" w:themeColor="text1"/>
        </w:rPr>
        <w:t>De acuerdo con</w:t>
      </w:r>
      <w:r w:rsidR="00610BB7" w:rsidRPr="00BE1DB2">
        <w:rPr>
          <w:rFonts w:ascii="Arial" w:hAnsi="Arial" w:cs="Arial"/>
          <w:color w:val="000000" w:themeColor="text1"/>
        </w:rPr>
        <w:t xml:space="preserve"> las cifras investigadas</w:t>
      </w:r>
      <w:r w:rsidR="00E83D5E" w:rsidRPr="00BE1DB2">
        <w:rPr>
          <w:rFonts w:ascii="Arial" w:hAnsi="Arial" w:cs="Arial"/>
          <w:color w:val="000000" w:themeColor="text1"/>
        </w:rPr>
        <w:t xml:space="preserve">, 327.940 niños, </w:t>
      </w:r>
      <w:r w:rsidR="00610BB7" w:rsidRPr="00BE1DB2">
        <w:rPr>
          <w:rFonts w:ascii="Arial" w:hAnsi="Arial" w:cs="Arial"/>
          <w:color w:val="000000" w:themeColor="text1"/>
        </w:rPr>
        <w:t>de</w:t>
      </w:r>
      <w:r w:rsidR="00E83D5E" w:rsidRPr="00BE1DB2">
        <w:rPr>
          <w:rFonts w:ascii="Arial" w:hAnsi="Arial" w:cs="Arial"/>
          <w:color w:val="000000" w:themeColor="text1"/>
        </w:rPr>
        <w:t xml:space="preserve"> 3 </w:t>
      </w:r>
      <w:r w:rsidR="00610BB7" w:rsidRPr="00BE1DB2">
        <w:rPr>
          <w:rFonts w:ascii="Arial" w:hAnsi="Arial" w:cs="Arial"/>
          <w:color w:val="000000" w:themeColor="text1"/>
        </w:rPr>
        <w:t>a</w:t>
      </w:r>
      <w:r w:rsidR="00E83D5E" w:rsidRPr="00BE1DB2">
        <w:rPr>
          <w:rFonts w:ascii="Arial" w:hAnsi="Arial" w:cs="Arial"/>
          <w:color w:val="000000" w:themeColor="text1"/>
        </w:rPr>
        <w:t xml:space="preserve"> 4 años, asistieron a</w:t>
      </w:r>
      <w:r w:rsidR="00610BB7" w:rsidRPr="00BE1DB2">
        <w:rPr>
          <w:rFonts w:ascii="Arial" w:hAnsi="Arial" w:cs="Arial"/>
          <w:color w:val="000000" w:themeColor="text1"/>
        </w:rPr>
        <w:t xml:space="preserve"> la</w:t>
      </w:r>
      <w:r w:rsidR="00E83D5E" w:rsidRPr="00BE1DB2">
        <w:rPr>
          <w:rFonts w:ascii="Arial" w:hAnsi="Arial" w:cs="Arial"/>
          <w:color w:val="000000" w:themeColor="text1"/>
        </w:rPr>
        <w:t xml:space="preserve"> educación inicial en el período 2015-2016, pero según el informe </w:t>
      </w:r>
      <w:r w:rsidR="00610BB7" w:rsidRPr="00BE1DB2">
        <w:rPr>
          <w:rFonts w:ascii="Arial" w:hAnsi="Arial" w:cs="Arial"/>
          <w:color w:val="000000" w:themeColor="text1"/>
        </w:rPr>
        <w:t>d</w:t>
      </w:r>
      <w:r w:rsidR="00E83D5E" w:rsidRPr="00BE1DB2">
        <w:rPr>
          <w:rFonts w:ascii="Arial" w:hAnsi="Arial" w:cs="Arial"/>
          <w:color w:val="000000" w:themeColor="text1"/>
        </w:rPr>
        <w:t xml:space="preserve">el magisterio en América Latina se </w:t>
      </w:r>
      <w:r w:rsidR="00413DA7" w:rsidRPr="00BE1DB2">
        <w:rPr>
          <w:rFonts w:ascii="Arial" w:hAnsi="Arial" w:cs="Arial"/>
          <w:color w:val="000000" w:themeColor="text1"/>
        </w:rPr>
        <w:t>establece</w:t>
      </w:r>
      <w:r w:rsidR="00E83D5E" w:rsidRPr="00BE1DB2">
        <w:rPr>
          <w:rFonts w:ascii="Arial" w:hAnsi="Arial" w:cs="Arial"/>
          <w:color w:val="000000" w:themeColor="text1"/>
        </w:rPr>
        <w:t xml:space="preserve"> bajos niveles de conocimientos y </w:t>
      </w:r>
      <w:r w:rsidR="00413DA7" w:rsidRPr="00BE1DB2">
        <w:rPr>
          <w:rFonts w:ascii="Arial" w:hAnsi="Arial" w:cs="Arial"/>
          <w:color w:val="000000" w:themeColor="text1"/>
        </w:rPr>
        <w:t>el tipo de enseñanza</w:t>
      </w:r>
      <w:r w:rsidR="00E83D5E" w:rsidRPr="00BE1DB2">
        <w:rPr>
          <w:rFonts w:ascii="Arial" w:hAnsi="Arial" w:cs="Arial"/>
          <w:color w:val="000000" w:themeColor="text1"/>
        </w:rPr>
        <w:t xml:space="preserve"> poco efectivas</w:t>
      </w:r>
      <w:sdt>
        <w:sdtPr>
          <w:rPr>
            <w:rFonts w:ascii="Arial" w:hAnsi="Arial" w:cs="Arial"/>
            <w:color w:val="000000" w:themeColor="text1"/>
          </w:rPr>
          <w:id w:val="-1327433858"/>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ElT16 \l 12298 </w:instrText>
          </w:r>
          <w:r w:rsidR="009C2F17">
            <w:rPr>
              <w:rFonts w:ascii="Arial" w:hAnsi="Arial" w:cs="Arial"/>
              <w:color w:val="000000" w:themeColor="text1"/>
            </w:rPr>
            <w:fldChar w:fldCharType="separate"/>
          </w:r>
          <w:r w:rsidR="008A228A">
            <w:rPr>
              <w:rFonts w:ascii="Arial" w:hAnsi="Arial" w:cs="Arial"/>
              <w:noProof/>
              <w:color w:val="000000" w:themeColor="text1"/>
            </w:rPr>
            <w:t xml:space="preserve"> </w:t>
          </w:r>
          <w:r w:rsidR="008A228A" w:rsidRPr="008A228A">
            <w:rPr>
              <w:rFonts w:ascii="Arial" w:hAnsi="Arial" w:cs="Arial"/>
              <w:noProof/>
              <w:color w:val="000000" w:themeColor="text1"/>
            </w:rPr>
            <w:t>[3]</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578D84E5" w14:textId="5D69EB68" w:rsidR="00322F7F" w:rsidRPr="00E1297E" w:rsidRDefault="00322F7F"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Según Jean Piaget</w:t>
      </w:r>
      <w:r w:rsidR="00E1297E">
        <w:rPr>
          <w:rFonts w:ascii="Arial" w:hAnsi="Arial" w:cs="Arial"/>
          <w:color w:val="000000" w:themeColor="text1"/>
        </w:rPr>
        <w:t>,</w:t>
      </w:r>
      <w:r w:rsidRPr="00BE1DB2">
        <w:rPr>
          <w:rFonts w:ascii="Arial" w:hAnsi="Arial" w:cs="Arial"/>
          <w:color w:val="000000" w:themeColor="text1"/>
        </w:rPr>
        <w:t xml:space="preserve"> creía que la infancia del individuo es fundamental e importante con el crecimiento de la </w:t>
      </w:r>
      <w:r w:rsidR="003F63A7" w:rsidRPr="00BE1DB2">
        <w:rPr>
          <w:rFonts w:ascii="Arial" w:hAnsi="Arial" w:cs="Arial"/>
          <w:color w:val="000000" w:themeColor="text1"/>
        </w:rPr>
        <w:t>inteligencia, ya</w:t>
      </w:r>
      <w:r w:rsidRPr="00BE1DB2">
        <w:rPr>
          <w:rFonts w:ascii="Arial" w:hAnsi="Arial" w:cs="Arial"/>
          <w:color w:val="000000" w:themeColor="text1"/>
        </w:rPr>
        <w:t xml:space="preserve"> que el niño aprende a través de hacer y explorar </w:t>
      </w:r>
      <w:r w:rsidR="00E746AB" w:rsidRPr="00BE1DB2">
        <w:rPr>
          <w:rFonts w:ascii="Arial" w:hAnsi="Arial" w:cs="Arial"/>
          <w:color w:val="000000" w:themeColor="text1"/>
        </w:rPr>
        <w:t>activamente</w:t>
      </w:r>
      <w:r w:rsidR="00E1297E">
        <w:rPr>
          <w:rFonts w:ascii="Arial" w:hAnsi="Arial" w:cs="Arial"/>
          <w:color w:val="000000" w:themeColor="text1"/>
        </w:rPr>
        <w:t xml:space="preserve"> </w:t>
      </w:r>
      <w:sdt>
        <w:sdtPr>
          <w:rPr>
            <w:rFonts w:ascii="Arial" w:hAnsi="Arial" w:cs="Arial"/>
            <w:color w:val="000000" w:themeColor="text1"/>
          </w:rPr>
          <w:id w:val="-481080300"/>
          <w:citation/>
        </w:sdtPr>
        <w:sdtContent>
          <w:r w:rsidR="009C2F17">
            <w:rPr>
              <w:rFonts w:ascii="Arial" w:hAnsi="Arial" w:cs="Arial"/>
              <w:color w:val="000000" w:themeColor="text1"/>
            </w:rPr>
            <w:fldChar w:fldCharType="begin"/>
          </w:r>
          <w:r w:rsidR="009C2F17">
            <w:rPr>
              <w:rFonts w:ascii="Arial" w:hAnsi="Arial" w:cs="Arial"/>
              <w:b/>
              <w:bCs/>
              <w:color w:val="000000" w:themeColor="text1"/>
            </w:rPr>
            <w:instrText xml:space="preserve"> CITATION Ano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[4]</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7704B9D5" w14:textId="62028E8F" w:rsidR="00E83D5E" w:rsidRPr="00E1297E" w:rsidRDefault="00E83D5E"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tiendas como GooglePlay y </w:t>
      </w:r>
      <w:r w:rsidR="009C2F17">
        <w:rPr>
          <w:rFonts w:ascii="Arial" w:hAnsi="Arial" w:cs="Arial"/>
          <w:color w:val="000000" w:themeColor="text1"/>
        </w:rPr>
        <w:t xml:space="preserve">App </w:t>
      </w:r>
      <w:r w:rsidRPr="00BE1DB2">
        <w:rPr>
          <w:rFonts w:ascii="Arial" w:hAnsi="Arial" w:cs="Arial"/>
          <w:color w:val="000000" w:themeColor="text1"/>
        </w:rPr>
        <w:t>Store existen diferentes aplicaciones para niños como son: BioMio, que contienen animales, plantas y los climas, ABC kit letters el cual contiene el abecedario con imágenes, metamorphabet contienen el abecedario y en el momento de clickear tienen un sonido, pero estos aplicativos para poder descargarlos hay que pagarlos, por tal motivo se ha propuesto desarrollar este aplicativo, ya que abarcar</w:t>
      </w:r>
      <w:r w:rsidR="00AA2E25" w:rsidRPr="00BE1DB2">
        <w:rPr>
          <w:rFonts w:ascii="Arial" w:hAnsi="Arial" w:cs="Arial"/>
          <w:color w:val="000000" w:themeColor="text1"/>
        </w:rPr>
        <w:t>á</w:t>
      </w:r>
      <w:r w:rsidRPr="00BE1DB2">
        <w:rPr>
          <w:rFonts w:ascii="Arial" w:hAnsi="Arial" w:cs="Arial"/>
          <w:color w:val="000000" w:themeColor="text1"/>
        </w:rPr>
        <w:t xml:space="preserve"> varios temas y será gratis</w:t>
      </w:r>
      <w:r w:rsidR="00E1297E">
        <w:rPr>
          <w:rFonts w:ascii="Arial" w:hAnsi="Arial" w:cs="Arial"/>
          <w:color w:val="000000" w:themeColor="text1"/>
        </w:rPr>
        <w:t xml:space="preserve"> </w:t>
      </w:r>
      <w:sdt>
        <w:sdtPr>
          <w:rPr>
            <w:rFonts w:ascii="Arial" w:hAnsi="Arial" w:cs="Arial"/>
            <w:color w:val="000000" w:themeColor="text1"/>
          </w:rPr>
          <w:id w:val="1331873666"/>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Edu18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[5]</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0B5A1F16" w14:textId="262EAD35" w:rsidR="00E83D5E" w:rsidRPr="00E1297E" w:rsidRDefault="005A3299"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Se</w:t>
      </w:r>
      <w:r w:rsidR="00E83D5E" w:rsidRPr="00BE1DB2">
        <w:rPr>
          <w:rFonts w:ascii="Arial" w:hAnsi="Arial" w:cs="Arial"/>
          <w:color w:val="000000" w:themeColor="text1"/>
        </w:rPr>
        <w:t xml:space="preserve"> propone en este trabajo, </w:t>
      </w:r>
      <w:r w:rsidR="001B1734">
        <w:rPr>
          <w:rFonts w:ascii="Arial" w:hAnsi="Arial" w:cs="Arial"/>
          <w:color w:val="000000" w:themeColor="text1"/>
        </w:rPr>
        <w:t>el desarrollo de</w:t>
      </w:r>
      <w:r w:rsidR="00E83D5E" w:rsidRPr="00BE1DB2">
        <w:rPr>
          <w:rFonts w:ascii="Arial" w:hAnsi="Arial" w:cs="Arial"/>
          <w:color w:val="000000" w:themeColor="text1"/>
        </w:rPr>
        <w:t xml:space="preserve"> un</w:t>
      </w:r>
      <w:r w:rsidR="009C2F17">
        <w:rPr>
          <w:rFonts w:ascii="Arial" w:hAnsi="Arial" w:cs="Arial"/>
          <w:color w:val="000000" w:themeColor="text1"/>
        </w:rPr>
        <w:t>a</w:t>
      </w:r>
      <w:r w:rsidR="00E83D5E" w:rsidRPr="00BE1DB2">
        <w:rPr>
          <w:rFonts w:ascii="Arial" w:hAnsi="Arial" w:cs="Arial"/>
          <w:color w:val="000000" w:themeColor="text1"/>
        </w:rPr>
        <w:t xml:space="preserve"> </w:t>
      </w:r>
      <w:r w:rsidR="00D6370B">
        <w:rPr>
          <w:rFonts w:ascii="Arial" w:hAnsi="Arial" w:cs="Arial"/>
          <w:color w:val="000000" w:themeColor="text1"/>
        </w:rPr>
        <w:t>aplicación móvil</w:t>
      </w:r>
      <w:r w:rsidR="00E83D5E" w:rsidRPr="00BE1DB2">
        <w:rPr>
          <w:rFonts w:ascii="Arial" w:hAnsi="Arial" w:cs="Arial"/>
          <w:color w:val="000000" w:themeColor="text1"/>
        </w:rPr>
        <w:t xml:space="preserve"> donde los niños puedan aprender diferentes cosas, como escuchar y diferenciar la variedad de sonidos e imágenes que </w:t>
      </w:r>
      <w:r w:rsidRPr="00BE1DB2">
        <w:rPr>
          <w:rFonts w:ascii="Arial" w:hAnsi="Arial" w:cs="Arial"/>
          <w:color w:val="000000" w:themeColor="text1"/>
        </w:rPr>
        <w:t xml:space="preserve">se tiene </w:t>
      </w:r>
      <w:r w:rsidR="00E83D5E" w:rsidRPr="00BE1DB2">
        <w:rPr>
          <w:rFonts w:ascii="Arial" w:hAnsi="Arial" w:cs="Arial"/>
          <w:color w:val="000000" w:themeColor="text1"/>
        </w:rPr>
        <w:t>en cada nivel</w:t>
      </w:r>
      <w:r w:rsidRPr="00BE1DB2">
        <w:rPr>
          <w:rFonts w:ascii="Arial" w:hAnsi="Arial" w:cs="Arial"/>
          <w:color w:val="000000" w:themeColor="text1"/>
        </w:rPr>
        <w:t xml:space="preserve"> como son: números del 1 al 10, colores, frutas, </w:t>
      </w:r>
      <w:r w:rsidR="00322F7F" w:rsidRPr="00BE1DB2">
        <w:rPr>
          <w:rFonts w:ascii="Arial" w:hAnsi="Arial" w:cs="Arial"/>
          <w:color w:val="000000" w:themeColor="text1"/>
        </w:rPr>
        <w:t xml:space="preserve">medios de </w:t>
      </w:r>
      <w:r w:rsidRPr="00BE1DB2">
        <w:rPr>
          <w:rFonts w:ascii="Arial" w:hAnsi="Arial" w:cs="Arial"/>
          <w:color w:val="000000" w:themeColor="text1"/>
        </w:rPr>
        <w:t>trasporte</w:t>
      </w:r>
      <w:r w:rsidR="00322F7F" w:rsidRPr="00BE1DB2">
        <w:rPr>
          <w:rFonts w:ascii="Arial" w:hAnsi="Arial" w:cs="Arial"/>
          <w:color w:val="000000" w:themeColor="text1"/>
        </w:rPr>
        <w:t>s</w:t>
      </w:r>
      <w:r w:rsidRPr="00BE1DB2">
        <w:rPr>
          <w:rFonts w:ascii="Arial" w:hAnsi="Arial" w:cs="Arial"/>
          <w:color w:val="000000" w:themeColor="text1"/>
        </w:rPr>
        <w:t>, días, el abecedario, animales, etc. E</w:t>
      </w:r>
      <w:r w:rsidR="00E83D5E" w:rsidRPr="00BE1DB2">
        <w:rPr>
          <w:rFonts w:ascii="Arial" w:hAnsi="Arial" w:cs="Arial"/>
          <w:color w:val="000000" w:themeColor="text1"/>
        </w:rPr>
        <w:t>n la parte práctica realizarán ejercicios de reconocimiento, entendimiento y opción múltiple, desarrollando sus sentidos de audición, motricidad y vocalización</w:t>
      </w:r>
      <w:r w:rsidR="009C2F17">
        <w:rPr>
          <w:rFonts w:ascii="Arial" w:hAnsi="Arial" w:cs="Arial"/>
          <w:color w:val="000000" w:themeColor="text1"/>
        </w:rPr>
        <w:t xml:space="preserve"> </w:t>
      </w:r>
      <w:sdt>
        <w:sdtPr>
          <w:rPr>
            <w:rFonts w:ascii="Arial" w:hAnsi="Arial" w:cs="Arial"/>
            <w:color w:val="000000" w:themeColor="text1"/>
          </w:rPr>
          <w:id w:val="-1784017980"/>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UNI18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[6]</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7219FA65" w14:textId="15E87590" w:rsidR="00515828" w:rsidRPr="00BE1DB2" w:rsidRDefault="00CA1F0A"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Se</w:t>
      </w:r>
      <w:r w:rsidR="00515828" w:rsidRPr="00BE1DB2">
        <w:rPr>
          <w:rFonts w:ascii="Arial" w:hAnsi="Arial" w:cs="Arial"/>
          <w:color w:val="000000" w:themeColor="text1"/>
        </w:rPr>
        <w:t xml:space="preserve"> otorgará el aplicativo al Centro Integral de Desarrollo Infantil Alboroto, que se encarga de brindar un servicio en educación </w:t>
      </w:r>
      <w:r w:rsidRPr="00BE1DB2">
        <w:rPr>
          <w:rFonts w:ascii="Arial" w:hAnsi="Arial" w:cs="Arial"/>
          <w:color w:val="000000" w:themeColor="text1"/>
        </w:rPr>
        <w:t>preescolar</w:t>
      </w:r>
      <w:r w:rsidR="00B26640" w:rsidRPr="00BE1DB2">
        <w:rPr>
          <w:rFonts w:ascii="Arial" w:hAnsi="Arial" w:cs="Arial"/>
          <w:color w:val="000000" w:themeColor="text1"/>
        </w:rPr>
        <w:t>, tareas dirigidas y asesoramiento en técnicas de lenguaje y psicología, basados en valores, seguridad, confianza, amor y disciplina en un entorno ecológico personal.</w:t>
      </w:r>
    </w:p>
    <w:p w14:paraId="1B674877" w14:textId="443925C1" w:rsidR="00A97547" w:rsidRPr="001E2626" w:rsidRDefault="59AA68E1" w:rsidP="006C5FFE">
      <w:pPr>
        <w:pStyle w:val="Ttulo2"/>
        <w:numPr>
          <w:ilvl w:val="1"/>
          <w:numId w:val="2"/>
        </w:numPr>
        <w:spacing w:line="360" w:lineRule="auto"/>
        <w:ind w:left="142" w:firstLine="0"/>
        <w:rPr>
          <w:rFonts w:ascii="Arial" w:hAnsi="Arial" w:cs="Arial"/>
          <w:b/>
          <w:bCs/>
          <w:color w:val="000000" w:themeColor="text1"/>
          <w:sz w:val="28"/>
          <w:szCs w:val="28"/>
        </w:rPr>
      </w:pPr>
      <w:bookmarkStart w:id="23" w:name="_Toc34668636"/>
      <w:bookmarkStart w:id="24" w:name="_Toc45264809"/>
      <w:r w:rsidRPr="001E2626">
        <w:rPr>
          <w:rFonts w:ascii="Arial" w:hAnsi="Arial" w:cs="Arial"/>
          <w:b/>
          <w:bCs/>
          <w:color w:val="000000" w:themeColor="text1"/>
          <w:sz w:val="28"/>
          <w:szCs w:val="28"/>
        </w:rPr>
        <w:t>Objetivo General</w:t>
      </w:r>
      <w:bookmarkEnd w:id="23"/>
      <w:bookmarkEnd w:id="24"/>
    </w:p>
    <w:p w14:paraId="6453BCEB" w14:textId="77777777" w:rsidR="00E83D5E" w:rsidRPr="00BE1DB2" w:rsidRDefault="00E83D5E"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Desarrollar una aplicación móvil para fortalecer el aprendizaje de niños de 3 a 5 años.</w:t>
      </w:r>
    </w:p>
    <w:p w14:paraId="7B836C58" w14:textId="33814473" w:rsidR="00E61234" w:rsidRPr="001E2626" w:rsidRDefault="00643598" w:rsidP="006C5FFE">
      <w:pPr>
        <w:pStyle w:val="Ttulo2"/>
        <w:numPr>
          <w:ilvl w:val="1"/>
          <w:numId w:val="2"/>
        </w:numPr>
        <w:spacing w:line="360" w:lineRule="auto"/>
        <w:ind w:left="142" w:firstLine="0"/>
        <w:rPr>
          <w:rFonts w:ascii="Arial" w:hAnsi="Arial" w:cs="Arial"/>
          <w:b/>
          <w:color w:val="000000" w:themeColor="text1"/>
          <w:sz w:val="28"/>
          <w:szCs w:val="28"/>
        </w:rPr>
      </w:pPr>
      <w:bookmarkStart w:id="25" w:name="_Toc34668637"/>
      <w:bookmarkStart w:id="26" w:name="_Toc45264810"/>
      <w:r w:rsidRPr="001E2626">
        <w:rPr>
          <w:rFonts w:ascii="Arial" w:hAnsi="Arial" w:cs="Arial"/>
          <w:b/>
          <w:color w:val="000000" w:themeColor="text1"/>
          <w:sz w:val="28"/>
          <w:szCs w:val="28"/>
        </w:rPr>
        <w:t>Objetivos Específicos</w:t>
      </w:r>
      <w:bookmarkEnd w:id="25"/>
      <w:bookmarkEnd w:id="26"/>
    </w:p>
    <w:p w14:paraId="7BE05829" w14:textId="07912B17" w:rsidR="00E83D5E" w:rsidRPr="00BE1DB2" w:rsidRDefault="003B662F"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Definir </w:t>
      </w:r>
      <w:r w:rsidR="00E83D5E" w:rsidRPr="00BE1DB2">
        <w:rPr>
          <w:rFonts w:ascii="Arial" w:hAnsi="Arial" w:cs="Arial"/>
          <w:color w:val="000000" w:themeColor="text1"/>
        </w:rPr>
        <w:t xml:space="preserve">los requerimientos de la aplicación móvil. </w:t>
      </w:r>
    </w:p>
    <w:p w14:paraId="68A3282F" w14:textId="6538DABF" w:rsidR="00E83D5E" w:rsidRPr="00BE1DB2" w:rsidRDefault="00E83D5E"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Definir la metodología y la plataforma de programación para el desarrollo de</w:t>
      </w:r>
      <w:r w:rsidR="009C2F17">
        <w:rPr>
          <w:rFonts w:ascii="Arial" w:hAnsi="Arial" w:cs="Arial"/>
          <w:color w:val="000000" w:themeColor="text1"/>
        </w:rPr>
        <w:t xml:space="preserve"> </w:t>
      </w:r>
      <w:r w:rsidRPr="00BE1DB2">
        <w:rPr>
          <w:rFonts w:ascii="Arial" w:hAnsi="Arial" w:cs="Arial"/>
          <w:color w:val="000000" w:themeColor="text1"/>
        </w:rPr>
        <w:t>l</w:t>
      </w:r>
      <w:r w:rsidR="009C2F17">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w:t>
      </w:r>
    </w:p>
    <w:p w14:paraId="5DC0F231" w14:textId="094D4507" w:rsidR="00E83D5E" w:rsidRPr="00BE1DB2" w:rsidRDefault="000B1B00"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Construir la aplicación móvil en base a los requerimientos obtenidos</w:t>
      </w:r>
    </w:p>
    <w:p w14:paraId="0BDF54C6" w14:textId="6880D6C9" w:rsidR="00A7527A" w:rsidRPr="00BE1DB2" w:rsidRDefault="59AA68E1"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Probar el funcionamiento de la aplicación móvil en diferentes dispositivos</w:t>
      </w:r>
    </w:p>
    <w:p w14:paraId="0E1CF1ED" w14:textId="3390CAFF" w:rsidR="00E61234" w:rsidRPr="00F04F53" w:rsidRDefault="00A675BC" w:rsidP="006C5FFE">
      <w:pPr>
        <w:pStyle w:val="Ttulo2"/>
        <w:numPr>
          <w:ilvl w:val="1"/>
          <w:numId w:val="2"/>
        </w:numPr>
        <w:spacing w:line="360" w:lineRule="auto"/>
        <w:ind w:left="142" w:firstLine="0"/>
        <w:rPr>
          <w:rFonts w:ascii="Arial" w:hAnsi="Arial" w:cs="Arial"/>
          <w:b/>
          <w:color w:val="000000" w:themeColor="text1"/>
          <w:sz w:val="28"/>
          <w:szCs w:val="28"/>
        </w:rPr>
      </w:pPr>
      <w:bookmarkStart w:id="27" w:name="_Toc39776408"/>
      <w:bookmarkStart w:id="28" w:name="_Toc39776730"/>
      <w:bookmarkStart w:id="29" w:name="_Toc39777049"/>
      <w:bookmarkStart w:id="30" w:name="_Toc39777460"/>
      <w:bookmarkStart w:id="31" w:name="_Toc39777900"/>
      <w:bookmarkStart w:id="32" w:name="_Toc39778536"/>
      <w:bookmarkStart w:id="33" w:name="_Toc39779874"/>
      <w:bookmarkStart w:id="34" w:name="_Toc39780260"/>
      <w:bookmarkStart w:id="35" w:name="_Toc34668638"/>
      <w:bookmarkStart w:id="36" w:name="_Toc45264811"/>
      <w:bookmarkEnd w:id="27"/>
      <w:bookmarkEnd w:id="28"/>
      <w:bookmarkEnd w:id="29"/>
      <w:bookmarkEnd w:id="30"/>
      <w:bookmarkEnd w:id="31"/>
      <w:bookmarkEnd w:id="32"/>
      <w:bookmarkEnd w:id="33"/>
      <w:bookmarkEnd w:id="34"/>
      <w:r w:rsidRPr="00F04F53">
        <w:rPr>
          <w:rFonts w:ascii="Arial" w:hAnsi="Arial" w:cs="Arial"/>
          <w:b/>
          <w:color w:val="000000" w:themeColor="text1"/>
          <w:sz w:val="28"/>
          <w:szCs w:val="28"/>
        </w:rPr>
        <w:t>Alcance</w:t>
      </w:r>
      <w:bookmarkEnd w:id="35"/>
      <w:bookmarkEnd w:id="36"/>
    </w:p>
    <w:p w14:paraId="65C78973" w14:textId="0447ED6E" w:rsidR="00B456DC" w:rsidRPr="00BE1DB2" w:rsidRDefault="00A675BC"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realización de est</w:t>
      </w:r>
      <w:r w:rsidR="009C2F17">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podrá ser beneficioso para familias que t</w:t>
      </w:r>
      <w:r w:rsidR="00E1297E">
        <w:rPr>
          <w:rFonts w:ascii="Arial" w:hAnsi="Arial" w:cs="Arial"/>
          <w:color w:val="000000" w:themeColor="text1"/>
        </w:rPr>
        <w:t>engan</w:t>
      </w:r>
      <w:r w:rsidRPr="00BE1DB2">
        <w:rPr>
          <w:rFonts w:ascii="Arial" w:hAnsi="Arial" w:cs="Arial"/>
          <w:color w:val="000000" w:themeColor="text1"/>
        </w:rPr>
        <w:t xml:space="preserve"> un integ</w:t>
      </w:r>
      <w:r w:rsidR="00E83D5E" w:rsidRPr="00BE1DB2">
        <w:rPr>
          <w:rFonts w:ascii="Arial" w:hAnsi="Arial" w:cs="Arial"/>
          <w:color w:val="000000" w:themeColor="text1"/>
        </w:rPr>
        <w:t>rante de 3 a 5 años</w:t>
      </w:r>
      <w:r w:rsidR="00E1297E">
        <w:rPr>
          <w:rFonts w:ascii="Arial" w:hAnsi="Arial" w:cs="Arial"/>
          <w:color w:val="000000" w:themeColor="text1"/>
        </w:rPr>
        <w:t xml:space="preserve"> estudiando en el Centro Integral de Desarrollo Infantil Alboroto</w:t>
      </w:r>
      <w:r w:rsidRPr="00BE1DB2">
        <w:rPr>
          <w:rFonts w:ascii="Arial" w:hAnsi="Arial" w:cs="Arial"/>
          <w:color w:val="000000" w:themeColor="text1"/>
        </w:rPr>
        <w:t xml:space="preserve"> y que no tengan una situación económica estable, brindándoles la oportunidad para que puedan aprender de una manera gratuita, netamente accesible </w:t>
      </w:r>
      <w:r w:rsidRPr="00BE1DB2">
        <w:rPr>
          <w:rFonts w:ascii="Arial" w:hAnsi="Arial" w:cs="Arial"/>
          <w:color w:val="000000" w:themeColor="text1"/>
        </w:rPr>
        <w:lastRenderedPageBreak/>
        <w:t>y sin impedimento de uso, ya que este aplicativo puede vincular la teoría con el desarrollo de la vida diaria de l</w:t>
      </w:r>
      <w:r w:rsidR="00E83D5E" w:rsidRPr="00BE1DB2">
        <w:rPr>
          <w:rFonts w:ascii="Arial" w:hAnsi="Arial" w:cs="Arial"/>
          <w:color w:val="000000" w:themeColor="text1"/>
        </w:rPr>
        <w:t>os niños de 3 a 5</w:t>
      </w:r>
      <w:r w:rsidR="00E1297E">
        <w:rPr>
          <w:rFonts w:ascii="Arial" w:hAnsi="Arial" w:cs="Arial"/>
          <w:color w:val="000000" w:themeColor="text1"/>
        </w:rPr>
        <w:t xml:space="preserve"> </w:t>
      </w:r>
      <w:r w:rsidR="00E83D5E" w:rsidRPr="00BE1DB2">
        <w:rPr>
          <w:rFonts w:ascii="Arial" w:hAnsi="Arial" w:cs="Arial"/>
          <w:color w:val="000000" w:themeColor="text1"/>
        </w:rPr>
        <w:t>años</w:t>
      </w:r>
      <w:r w:rsidR="009C2F17">
        <w:rPr>
          <w:rFonts w:ascii="Arial" w:hAnsi="Arial" w:cs="Arial"/>
          <w:color w:val="000000" w:themeColor="text1"/>
        </w:rPr>
        <w:t>.</w:t>
      </w:r>
    </w:p>
    <w:p w14:paraId="62A2B026" w14:textId="707E1CF4" w:rsidR="00A675BC" w:rsidRPr="00BE1DB2" w:rsidRDefault="00A675BC"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creación de un</w:t>
      </w:r>
      <w:r w:rsidR="007C55DE">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pa</w:t>
      </w:r>
      <w:r w:rsidR="00E83D5E" w:rsidRPr="00BE1DB2">
        <w:rPr>
          <w:rFonts w:ascii="Arial" w:hAnsi="Arial" w:cs="Arial"/>
          <w:color w:val="000000" w:themeColor="text1"/>
        </w:rPr>
        <w:t xml:space="preserve">ra los niños que se preparan para la educación </w:t>
      </w:r>
      <w:r w:rsidR="006818B2" w:rsidRPr="00BE1DB2">
        <w:rPr>
          <w:rFonts w:ascii="Arial" w:hAnsi="Arial" w:cs="Arial"/>
          <w:color w:val="000000" w:themeColor="text1"/>
        </w:rPr>
        <w:t>inicial</w:t>
      </w:r>
      <w:r w:rsidRPr="00BE1DB2">
        <w:rPr>
          <w:rFonts w:ascii="Arial" w:hAnsi="Arial" w:cs="Arial"/>
          <w:color w:val="000000" w:themeColor="text1"/>
        </w:rPr>
        <w:t xml:space="preserve"> es una manera técnica para fomentar el interés del aprendizaje de diversos temas, ya que al utilizarlo l</w:t>
      </w:r>
      <w:r w:rsidR="00A71033" w:rsidRPr="00BE1DB2">
        <w:rPr>
          <w:rFonts w:ascii="Arial" w:hAnsi="Arial" w:cs="Arial"/>
          <w:color w:val="000000" w:themeColor="text1"/>
        </w:rPr>
        <w:t>os niños</w:t>
      </w:r>
      <w:r w:rsidRPr="00BE1DB2">
        <w:rPr>
          <w:rFonts w:ascii="Arial" w:hAnsi="Arial" w:cs="Arial"/>
          <w:color w:val="000000" w:themeColor="text1"/>
        </w:rPr>
        <w:t xml:space="preserve"> podrán desarrollar su mente y sus habilidades, al jugar con las imágenes y los sonidos podrán diferenciar los diferentes tipos de animales que existen, frutas, hortalizas, vocales, números etc. Y podrán vocalizar y deletrear bien las palabras para poder tener un mejor entendimiento de lo que dicen en una conversación.</w:t>
      </w:r>
    </w:p>
    <w:p w14:paraId="164C7E0B" w14:textId="77777777" w:rsidR="00A675BC" w:rsidRPr="00BE1DB2" w:rsidRDefault="59AA68E1" w:rsidP="006C5FFE">
      <w:pPr>
        <w:pStyle w:val="Ttulo1"/>
        <w:numPr>
          <w:ilvl w:val="0"/>
          <w:numId w:val="2"/>
        </w:numPr>
        <w:spacing w:line="480" w:lineRule="auto"/>
        <w:ind w:left="142" w:firstLine="0"/>
        <w:rPr>
          <w:rFonts w:ascii="Arial" w:hAnsi="Arial" w:cs="Arial"/>
          <w:b/>
          <w:bCs/>
          <w:color w:val="000000" w:themeColor="text1"/>
          <w:sz w:val="28"/>
          <w:szCs w:val="28"/>
        </w:rPr>
      </w:pPr>
      <w:bookmarkStart w:id="37" w:name="_Toc34668639"/>
      <w:bookmarkStart w:id="38" w:name="_Toc45264812"/>
      <w:r w:rsidRPr="00BE1DB2">
        <w:rPr>
          <w:rFonts w:ascii="Arial" w:hAnsi="Arial" w:cs="Arial"/>
          <w:b/>
          <w:bCs/>
          <w:color w:val="000000" w:themeColor="text1"/>
          <w:sz w:val="28"/>
          <w:szCs w:val="28"/>
        </w:rPr>
        <w:t>METODOLOGÍA</w:t>
      </w:r>
      <w:bookmarkEnd w:id="37"/>
      <w:bookmarkEnd w:id="38"/>
    </w:p>
    <w:p w14:paraId="7E8E1566" w14:textId="542378B3" w:rsidR="003B65E1" w:rsidRPr="00BE1DB2" w:rsidRDefault="003B65E1"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esta sección se detalla </w:t>
      </w:r>
      <w:r w:rsidR="00A226E0" w:rsidRPr="00BE1DB2">
        <w:rPr>
          <w:rFonts w:ascii="Arial" w:hAnsi="Arial" w:cs="Arial"/>
          <w:color w:val="000000" w:themeColor="text1"/>
        </w:rPr>
        <w:t>cómo</w:t>
      </w:r>
      <w:r w:rsidRPr="00BE1DB2">
        <w:rPr>
          <w:rFonts w:ascii="Arial" w:hAnsi="Arial" w:cs="Arial"/>
          <w:color w:val="000000" w:themeColor="text1"/>
        </w:rPr>
        <w:t xml:space="preserve"> se </w:t>
      </w:r>
      <w:r w:rsidR="00A226E0" w:rsidRPr="00BE1DB2">
        <w:rPr>
          <w:rFonts w:ascii="Arial" w:hAnsi="Arial" w:cs="Arial"/>
          <w:color w:val="000000" w:themeColor="text1"/>
        </w:rPr>
        <w:t>aplicó</w:t>
      </w:r>
      <w:r w:rsidRPr="00BE1DB2">
        <w:rPr>
          <w:rFonts w:ascii="Arial" w:hAnsi="Arial" w:cs="Arial"/>
          <w:color w:val="000000" w:themeColor="text1"/>
        </w:rPr>
        <w:t xml:space="preserve"> cada uno de los procedimientos </w:t>
      </w:r>
      <w:r w:rsidR="00A226E0" w:rsidRPr="00BE1DB2">
        <w:rPr>
          <w:rFonts w:ascii="Arial" w:hAnsi="Arial" w:cs="Arial"/>
          <w:color w:val="000000" w:themeColor="text1"/>
        </w:rPr>
        <w:t>con los cuales el equipo de desarrollo planific</w:t>
      </w:r>
      <w:r w:rsidR="00D02476">
        <w:rPr>
          <w:rFonts w:ascii="Arial" w:hAnsi="Arial" w:cs="Arial"/>
          <w:color w:val="000000" w:themeColor="text1"/>
        </w:rPr>
        <w:t>ó</w:t>
      </w:r>
      <w:r w:rsidR="00A226E0" w:rsidRPr="00BE1DB2">
        <w:rPr>
          <w:rFonts w:ascii="Arial" w:hAnsi="Arial" w:cs="Arial"/>
          <w:color w:val="000000" w:themeColor="text1"/>
        </w:rPr>
        <w:t xml:space="preserve"> los procesos de desarrollo de la aplicación móvil.</w:t>
      </w:r>
    </w:p>
    <w:p w14:paraId="52436415" w14:textId="3323560B" w:rsidR="00A226E0" w:rsidRPr="001B1734" w:rsidRDefault="00A226E0" w:rsidP="006C5FFE">
      <w:pPr>
        <w:pStyle w:val="Ttulo2"/>
        <w:numPr>
          <w:ilvl w:val="1"/>
          <w:numId w:val="2"/>
        </w:numPr>
        <w:spacing w:line="360" w:lineRule="auto"/>
        <w:ind w:left="142" w:firstLine="0"/>
        <w:rPr>
          <w:rFonts w:ascii="Arial" w:hAnsi="Arial" w:cs="Arial"/>
          <w:b/>
          <w:color w:val="000000" w:themeColor="text1"/>
          <w:sz w:val="28"/>
          <w:szCs w:val="28"/>
        </w:rPr>
      </w:pPr>
      <w:bookmarkStart w:id="39" w:name="_Toc45264813"/>
      <w:r w:rsidRPr="001B1734">
        <w:rPr>
          <w:rFonts w:ascii="Arial" w:hAnsi="Arial" w:cs="Arial"/>
          <w:b/>
          <w:color w:val="000000" w:themeColor="text1"/>
          <w:sz w:val="28"/>
          <w:szCs w:val="28"/>
        </w:rPr>
        <w:t>Metodología de Desarrollo Scrum</w:t>
      </w:r>
      <w:bookmarkEnd w:id="39"/>
    </w:p>
    <w:p w14:paraId="7E634920" w14:textId="3AF3D6B8"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metodología utilizada para el desarrollo de este proyecto es S</w:t>
      </w:r>
      <w:r w:rsidR="00D02476">
        <w:rPr>
          <w:rFonts w:ascii="Arial" w:hAnsi="Arial" w:cs="Arial"/>
          <w:color w:val="000000" w:themeColor="text1"/>
        </w:rPr>
        <w:t>crum</w:t>
      </w:r>
      <w:r w:rsidRPr="00BE1DB2">
        <w:rPr>
          <w:rFonts w:ascii="Arial" w:hAnsi="Arial" w:cs="Arial"/>
          <w:color w:val="000000" w:themeColor="text1"/>
        </w:rPr>
        <w:t>, ya que la metodología permite mantener la comunicación constante con el cliente.</w:t>
      </w:r>
    </w:p>
    <w:p w14:paraId="030E8C31" w14:textId="6623106F" w:rsidR="00661313" w:rsidRPr="00BE1DB2" w:rsidRDefault="00A226E0" w:rsidP="001B1734">
      <w:pPr>
        <w:spacing w:line="360" w:lineRule="auto"/>
        <w:ind w:left="142" w:firstLine="709"/>
        <w:jc w:val="both"/>
        <w:rPr>
          <w:rFonts w:ascii="Arial" w:hAnsi="Arial" w:cs="Arial"/>
          <w:color w:val="000000" w:themeColor="text1"/>
        </w:rPr>
      </w:pPr>
      <w:r w:rsidRPr="00BE1DB2">
        <w:rPr>
          <w:rFonts w:ascii="Arial" w:hAnsi="Arial" w:cs="Arial"/>
          <w:color w:val="000000" w:themeColor="text1"/>
        </w:rPr>
        <w:t>Scrum es un</w:t>
      </w:r>
      <w:r w:rsidR="00661313" w:rsidRPr="00BE1DB2">
        <w:rPr>
          <w:rFonts w:ascii="Arial" w:hAnsi="Arial" w:cs="Arial"/>
          <w:color w:val="000000" w:themeColor="text1"/>
        </w:rPr>
        <w:t xml:space="preserve">a metodología </w:t>
      </w:r>
      <w:r w:rsidRPr="00BE1DB2">
        <w:rPr>
          <w:rFonts w:ascii="Arial" w:hAnsi="Arial" w:cs="Arial"/>
          <w:color w:val="000000" w:themeColor="text1"/>
        </w:rPr>
        <w:t>de desarrollo ágil, ya que adopta una estrategia de desarrollo incremental, en lugar de planificar y ejecutar completamente el producto</w:t>
      </w:r>
      <w:r w:rsidR="009C2F17">
        <w:rPr>
          <w:rFonts w:ascii="Arial" w:hAnsi="Arial" w:cs="Arial"/>
          <w:color w:val="000000" w:themeColor="text1"/>
        </w:rPr>
        <w:t xml:space="preserve"> </w:t>
      </w:r>
      <w:sdt>
        <w:sdtPr>
          <w:rPr>
            <w:rFonts w:ascii="Arial" w:hAnsi="Arial" w:cs="Arial"/>
            <w:color w:val="000000" w:themeColor="text1"/>
          </w:rPr>
          <w:id w:val="-574349835"/>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Ken13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[7]</w:t>
          </w:r>
          <w:r w:rsidR="009C2F17">
            <w:rPr>
              <w:rFonts w:ascii="Arial" w:hAnsi="Arial" w:cs="Arial"/>
              <w:color w:val="000000" w:themeColor="text1"/>
            </w:rPr>
            <w:fldChar w:fldCharType="end"/>
          </w:r>
        </w:sdtContent>
      </w:sdt>
      <w:r w:rsidR="009C2F17">
        <w:rPr>
          <w:rFonts w:ascii="Arial" w:hAnsi="Arial" w:cs="Arial"/>
          <w:color w:val="000000" w:themeColor="text1"/>
        </w:rPr>
        <w:t>.</w:t>
      </w:r>
      <w:r w:rsidR="00661313" w:rsidRPr="00BE1DB2">
        <w:rPr>
          <w:rFonts w:ascii="Arial" w:hAnsi="Arial" w:cs="Arial"/>
          <w:color w:val="000000" w:themeColor="text1"/>
        </w:rPr>
        <w:t xml:space="preserve"> </w:t>
      </w:r>
    </w:p>
    <w:p w14:paraId="1303992F" w14:textId="23840FA9" w:rsidR="00A226E0" w:rsidRPr="00D02476" w:rsidRDefault="00A226E0" w:rsidP="00B3049A">
      <w:pPr>
        <w:spacing w:line="360" w:lineRule="auto"/>
        <w:ind w:left="142" w:firstLine="709"/>
        <w:jc w:val="both"/>
        <w:rPr>
          <w:rFonts w:ascii="Arial" w:hAnsi="Arial" w:cs="Arial"/>
          <w:b/>
          <w:bCs/>
          <w:noProof/>
          <w:color w:val="000000" w:themeColor="text1"/>
          <w:lang w:eastAsia="es-EC"/>
        </w:rPr>
      </w:pPr>
      <w:r w:rsidRPr="00BE1DB2">
        <w:rPr>
          <w:rFonts w:ascii="Arial" w:hAnsi="Arial" w:cs="Arial"/>
          <w:color w:val="000000" w:themeColor="text1"/>
        </w:rPr>
        <w:t>El trabajo de Scrum consiste en acoplar el equipo, roles, eventos, artefactos y reglas asociadas. Cada componente dentro del marco de trabajo</w:t>
      </w:r>
      <w:r w:rsidR="00661313" w:rsidRPr="00BE1DB2">
        <w:rPr>
          <w:rFonts w:ascii="Arial" w:hAnsi="Arial" w:cs="Arial"/>
          <w:color w:val="000000" w:themeColor="text1"/>
        </w:rPr>
        <w:t xml:space="preserve"> que</w:t>
      </w:r>
      <w:r w:rsidRPr="00BE1DB2">
        <w:rPr>
          <w:rFonts w:ascii="Arial" w:hAnsi="Arial" w:cs="Arial"/>
          <w:color w:val="000000" w:themeColor="text1"/>
        </w:rPr>
        <w:t xml:space="preserve"> se utiliza para un propósito específico y es esencial para el éxito de Scrum </w:t>
      </w:r>
      <w:sdt>
        <w:sdtPr>
          <w:rPr>
            <w:rFonts w:ascii="Arial" w:hAnsi="Arial" w:cs="Arial"/>
            <w:color w:val="000000" w:themeColor="text1"/>
          </w:rPr>
          <w:id w:val="-897436365"/>
          <w:citation/>
        </w:sdt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Ken13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[7]</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24F5919A" w14:textId="77777777" w:rsidR="00D02476" w:rsidRDefault="00A226E0" w:rsidP="00D02476">
      <w:pPr>
        <w:keepNext/>
        <w:spacing w:line="360" w:lineRule="auto"/>
        <w:ind w:left="142" w:right="-1"/>
        <w:jc w:val="center"/>
      </w:pPr>
      <w:commentRangeStart w:id="40"/>
      <w:r w:rsidRPr="00F04F53">
        <w:rPr>
          <w:rFonts w:ascii="Arial" w:hAnsi="Arial" w:cs="Arial"/>
          <w:noProof/>
        </w:rPr>
        <w:lastRenderedPageBreak/>
        <w:drawing>
          <wp:inline distT="0" distB="0" distL="0" distR="0" wp14:anchorId="4AA5F357" wp14:editId="380E9CA1">
            <wp:extent cx="5353050" cy="35788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53496" cy="3579158"/>
                    </a:xfrm>
                    <a:prstGeom prst="rect">
                      <a:avLst/>
                    </a:prstGeom>
                  </pic:spPr>
                </pic:pic>
              </a:graphicData>
            </a:graphic>
          </wp:inline>
        </w:drawing>
      </w:r>
      <w:bookmarkStart w:id="41" w:name="_Toc38709712"/>
      <w:bookmarkStart w:id="42" w:name="_Toc38709841"/>
      <w:commentRangeEnd w:id="40"/>
    </w:p>
    <w:p w14:paraId="7D0C4A02" w14:textId="255BF0A4" w:rsidR="00A226E0" w:rsidRPr="00F04F53" w:rsidRDefault="00D02476" w:rsidP="004E2A6A">
      <w:pPr>
        <w:pStyle w:val="Descripcin"/>
        <w:jc w:val="center"/>
        <w:rPr>
          <w:rFonts w:ascii="Arial" w:hAnsi="Arial" w:cs="Arial"/>
          <w:color w:val="000000" w:themeColor="text1"/>
        </w:rPr>
      </w:pPr>
      <w:bookmarkStart w:id="43" w:name="_Toc45264849"/>
      <w:r w:rsidRPr="004E2A6A">
        <w:rPr>
          <w:rFonts w:ascii="Arial" w:hAnsi="Arial" w:cs="Arial"/>
          <w:b/>
          <w:bCs/>
          <w:i w:val="0"/>
          <w:iCs w:val="0"/>
          <w:color w:val="000000" w:themeColor="text1"/>
          <w:sz w:val="20"/>
          <w:szCs w:val="20"/>
        </w:rPr>
        <w:t xml:space="preserve">Fig. </w:t>
      </w:r>
      <w:r w:rsidRPr="004E2A6A">
        <w:rPr>
          <w:rFonts w:ascii="Arial" w:hAnsi="Arial" w:cs="Arial"/>
          <w:b/>
          <w:bCs/>
          <w:i w:val="0"/>
          <w:iCs w:val="0"/>
          <w:color w:val="000000" w:themeColor="text1"/>
          <w:sz w:val="20"/>
          <w:szCs w:val="20"/>
        </w:rPr>
        <w:fldChar w:fldCharType="begin"/>
      </w:r>
      <w:r w:rsidRPr="004E2A6A">
        <w:rPr>
          <w:rFonts w:ascii="Arial" w:hAnsi="Arial" w:cs="Arial"/>
          <w:b/>
          <w:bCs/>
          <w:i w:val="0"/>
          <w:iCs w:val="0"/>
          <w:color w:val="000000" w:themeColor="text1"/>
          <w:sz w:val="20"/>
          <w:szCs w:val="20"/>
        </w:rPr>
        <w:instrText xml:space="preserve"> SEQ Fig. \* ARABIC </w:instrText>
      </w:r>
      <w:r w:rsidRPr="004E2A6A">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1</w:t>
      </w:r>
      <w:r w:rsidRPr="004E2A6A">
        <w:rPr>
          <w:rFonts w:ascii="Arial" w:hAnsi="Arial" w:cs="Arial"/>
          <w:b/>
          <w:bCs/>
          <w:i w:val="0"/>
          <w:iCs w:val="0"/>
          <w:color w:val="000000" w:themeColor="text1"/>
          <w:sz w:val="20"/>
          <w:szCs w:val="20"/>
        </w:rPr>
        <w:fldChar w:fldCharType="end"/>
      </w:r>
      <w:r w:rsidRPr="004E2A6A">
        <w:rPr>
          <w:rFonts w:ascii="Arial" w:hAnsi="Arial" w:cs="Arial"/>
          <w:b/>
          <w:bCs/>
          <w:i w:val="0"/>
          <w:iCs w:val="0"/>
          <w:color w:val="000000" w:themeColor="text1"/>
          <w:sz w:val="20"/>
          <w:szCs w:val="20"/>
        </w:rPr>
        <w:t xml:space="preserve">: </w:t>
      </w:r>
      <w:r w:rsidRPr="004E2A6A">
        <w:rPr>
          <w:rFonts w:ascii="Arial" w:hAnsi="Arial" w:cs="Arial"/>
          <w:i w:val="0"/>
          <w:iCs w:val="0"/>
          <w:color w:val="000000" w:themeColor="text1"/>
          <w:sz w:val="20"/>
          <w:szCs w:val="20"/>
        </w:rPr>
        <w:t>Marco Scrum técnico</w:t>
      </w:r>
      <w:r w:rsidR="008C6022">
        <w:rPr>
          <w:rStyle w:val="Refdecomentario"/>
        </w:rPr>
        <w:commentReference w:id="40"/>
      </w:r>
      <w:bookmarkEnd w:id="41"/>
      <w:bookmarkEnd w:id="42"/>
      <w:bookmarkEnd w:id="43"/>
    </w:p>
    <w:p w14:paraId="5B8019A6" w14:textId="6B31EE99" w:rsidR="00A226E0" w:rsidRPr="001B1734" w:rsidRDefault="00A226E0" w:rsidP="006C5FFE">
      <w:pPr>
        <w:pStyle w:val="Ttulo3"/>
        <w:numPr>
          <w:ilvl w:val="2"/>
          <w:numId w:val="2"/>
        </w:numPr>
        <w:spacing w:line="360" w:lineRule="auto"/>
        <w:ind w:left="142" w:firstLine="0"/>
        <w:rPr>
          <w:rFonts w:ascii="Arial" w:hAnsi="Arial" w:cs="Arial"/>
          <w:b/>
          <w:bCs/>
          <w:color w:val="000000" w:themeColor="text1"/>
        </w:rPr>
      </w:pPr>
      <w:bookmarkStart w:id="44" w:name="_Toc45264814"/>
      <w:r w:rsidRPr="001B1734">
        <w:rPr>
          <w:rFonts w:ascii="Arial" w:hAnsi="Arial" w:cs="Arial"/>
          <w:b/>
          <w:bCs/>
          <w:color w:val="000000" w:themeColor="text1"/>
        </w:rPr>
        <w:t>Roles</w:t>
      </w:r>
      <w:bookmarkEnd w:id="44"/>
    </w:p>
    <w:p w14:paraId="5E8D4DAF" w14:textId="333D4E89" w:rsidR="00FA3837" w:rsidRPr="00BE1DB2" w:rsidRDefault="00FA3837"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asignación de responsabilidades en la metodología Scrum, es importante ya que proporciona una mejor organización y cumplimiento de tareas, en el desarrollo de este proyecto</w:t>
      </w:r>
      <w:r w:rsidR="004E2A6A">
        <w:rPr>
          <w:rFonts w:ascii="Arial" w:hAnsi="Arial" w:cs="Arial"/>
          <w:color w:val="000000" w:themeColor="text1"/>
        </w:rPr>
        <w:t>;</w:t>
      </w:r>
      <w:r w:rsidRPr="00BE1DB2">
        <w:rPr>
          <w:rFonts w:ascii="Arial" w:hAnsi="Arial" w:cs="Arial"/>
          <w:color w:val="000000" w:themeColor="text1"/>
        </w:rPr>
        <w:t xml:space="preserve"> el equipo scrum estuvo conformado por la persona que desarroll</w:t>
      </w:r>
      <w:r w:rsidR="00943A44">
        <w:rPr>
          <w:rFonts w:ascii="Arial" w:hAnsi="Arial" w:cs="Arial"/>
          <w:color w:val="000000" w:themeColor="text1"/>
        </w:rPr>
        <w:t>ó</w:t>
      </w:r>
      <w:r w:rsidRPr="00BE1DB2">
        <w:rPr>
          <w:rFonts w:ascii="Arial" w:hAnsi="Arial" w:cs="Arial"/>
          <w:color w:val="000000" w:themeColor="text1"/>
        </w:rPr>
        <w:t xml:space="preserve"> el aplicativo, la profesora de la fundación C</w:t>
      </w:r>
      <w:r w:rsidR="00943A44">
        <w:rPr>
          <w:rFonts w:ascii="Arial" w:hAnsi="Arial" w:cs="Arial"/>
          <w:color w:val="000000" w:themeColor="text1"/>
        </w:rPr>
        <w:t>entro Integral de Desarrollo</w:t>
      </w:r>
      <w:r w:rsidRPr="00BE1DB2">
        <w:rPr>
          <w:rFonts w:ascii="Arial" w:hAnsi="Arial" w:cs="Arial"/>
          <w:color w:val="000000" w:themeColor="text1"/>
        </w:rPr>
        <w:t xml:space="preserve"> Alboroto</w:t>
      </w:r>
      <w:r w:rsidR="00943A44">
        <w:rPr>
          <w:rFonts w:ascii="Arial" w:hAnsi="Arial" w:cs="Arial"/>
          <w:color w:val="000000" w:themeColor="text1"/>
        </w:rPr>
        <w:t xml:space="preserve"> Infantil</w:t>
      </w:r>
      <w:r w:rsidRPr="00BE1DB2">
        <w:rPr>
          <w:rFonts w:ascii="Arial" w:hAnsi="Arial" w:cs="Arial"/>
          <w:color w:val="000000" w:themeColor="text1"/>
        </w:rPr>
        <w:t xml:space="preserve"> y el director de tesis.</w:t>
      </w:r>
    </w:p>
    <w:p w14:paraId="239682AA" w14:textId="169FB8AC" w:rsidR="00A226E0" w:rsidRPr="001B1734" w:rsidRDefault="00A226E0" w:rsidP="006C5FFE">
      <w:pPr>
        <w:spacing w:line="360" w:lineRule="auto"/>
        <w:ind w:left="142"/>
        <w:rPr>
          <w:rFonts w:ascii="Arial" w:hAnsi="Arial" w:cs="Arial"/>
          <w:b/>
          <w:color w:val="000000" w:themeColor="text1"/>
        </w:rPr>
      </w:pPr>
      <w:r w:rsidRPr="001B1734">
        <w:rPr>
          <w:rFonts w:ascii="Arial" w:hAnsi="Arial" w:cs="Arial"/>
          <w:b/>
          <w:color w:val="000000" w:themeColor="text1"/>
        </w:rPr>
        <w:t>El Dueño de Producto (</w:t>
      </w:r>
      <w:r w:rsidR="00943A44" w:rsidRPr="001B1734">
        <w:rPr>
          <w:rFonts w:ascii="Arial" w:hAnsi="Arial" w:cs="Arial"/>
          <w:b/>
          <w:color w:val="000000" w:themeColor="text1"/>
        </w:rPr>
        <w:t>Product owner</w:t>
      </w:r>
      <w:r w:rsidRPr="001B1734">
        <w:rPr>
          <w:rFonts w:ascii="Arial" w:hAnsi="Arial" w:cs="Arial"/>
          <w:b/>
          <w:color w:val="000000" w:themeColor="text1"/>
        </w:rPr>
        <w:t>)</w:t>
      </w:r>
    </w:p>
    <w:p w14:paraId="601F868D" w14:textId="14625F5D"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product owner</w:t>
      </w:r>
      <w:r w:rsidRPr="00BE1DB2">
        <w:rPr>
          <w:rFonts w:ascii="Arial" w:hAnsi="Arial" w:cs="Arial"/>
          <w:color w:val="000000" w:themeColor="text1"/>
        </w:rPr>
        <w:t xml:space="preserve"> es el responsable del trabajo del equipo de desarrollo, es la única persona responsable de gestionar la lista del producto</w:t>
      </w:r>
      <w:r w:rsidR="009C2F17">
        <w:rPr>
          <w:rFonts w:ascii="Arial" w:hAnsi="Arial" w:cs="Arial"/>
          <w:color w:val="000000" w:themeColor="text1"/>
        </w:rPr>
        <w:t xml:space="preserve"> </w:t>
      </w:r>
      <w:sdt>
        <w:sdtPr>
          <w:rPr>
            <w:rFonts w:ascii="Arial" w:hAnsi="Arial" w:cs="Arial"/>
            <w:color w:val="000000" w:themeColor="text1"/>
          </w:rPr>
          <w:id w:val="784309782"/>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p>
    <w:p w14:paraId="7CD29DAA" w14:textId="5D2954E5"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Este rol est</w:t>
      </w:r>
      <w:r w:rsidR="00FD3CCD">
        <w:rPr>
          <w:rFonts w:ascii="Arial" w:hAnsi="Arial" w:cs="Arial"/>
          <w:color w:val="000000" w:themeColor="text1"/>
        </w:rPr>
        <w:t>uvo</w:t>
      </w:r>
      <w:r w:rsidRPr="00BE1DB2">
        <w:rPr>
          <w:rFonts w:ascii="Arial" w:hAnsi="Arial" w:cs="Arial"/>
          <w:color w:val="000000" w:themeColor="text1"/>
        </w:rPr>
        <w:t xml:space="preserve"> a cargo de la fundación CIDI Alboroto, por tener a los niños y conocer las necesidades que tienen y brindarles una solución.</w:t>
      </w:r>
    </w:p>
    <w:p w14:paraId="64555234" w14:textId="1E4683F6" w:rsidR="00A226E0" w:rsidRPr="00F04F53" w:rsidRDefault="00A226E0" w:rsidP="006C5FFE">
      <w:pPr>
        <w:spacing w:line="360" w:lineRule="auto"/>
        <w:ind w:left="142"/>
        <w:jc w:val="both"/>
        <w:rPr>
          <w:rFonts w:ascii="Arial" w:hAnsi="Arial" w:cs="Arial"/>
          <w:b/>
          <w:color w:val="000000" w:themeColor="text1"/>
          <w:sz w:val="24"/>
          <w:szCs w:val="24"/>
        </w:rPr>
      </w:pPr>
      <w:r w:rsidRPr="00F04F53">
        <w:rPr>
          <w:rFonts w:ascii="Arial" w:hAnsi="Arial" w:cs="Arial"/>
          <w:b/>
          <w:color w:val="000000" w:themeColor="text1"/>
          <w:sz w:val="24"/>
          <w:szCs w:val="24"/>
        </w:rPr>
        <w:t xml:space="preserve">El </w:t>
      </w:r>
      <w:r w:rsidR="00943A44">
        <w:rPr>
          <w:rFonts w:ascii="Arial" w:hAnsi="Arial" w:cs="Arial"/>
          <w:b/>
          <w:color w:val="000000" w:themeColor="text1"/>
          <w:sz w:val="24"/>
          <w:szCs w:val="24"/>
        </w:rPr>
        <w:t>Scrum master</w:t>
      </w:r>
    </w:p>
    <w:p w14:paraId="383F788C" w14:textId="2EEB0B9D"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scrum master</w:t>
      </w:r>
      <w:r w:rsidRPr="00BE1DB2">
        <w:rPr>
          <w:rFonts w:ascii="Arial" w:hAnsi="Arial" w:cs="Arial"/>
          <w:color w:val="000000" w:themeColor="text1"/>
        </w:rPr>
        <w:t xml:space="preserve"> es la persona </w:t>
      </w:r>
      <w:r w:rsidR="0050534B" w:rsidRPr="00BE1DB2">
        <w:rPr>
          <w:rFonts w:ascii="Arial" w:hAnsi="Arial" w:cs="Arial"/>
          <w:color w:val="000000" w:themeColor="text1"/>
        </w:rPr>
        <w:t xml:space="preserve">encargada de controlar el progreso de las tareas, </w:t>
      </w:r>
      <w:r w:rsidRPr="00BE1DB2">
        <w:rPr>
          <w:rFonts w:ascii="Arial" w:hAnsi="Arial" w:cs="Arial"/>
          <w:color w:val="000000" w:themeColor="text1"/>
        </w:rPr>
        <w:t xml:space="preserve">el asegura que el equipo trabaje basándose a la teoría, prácticas y reglas de </w:t>
      </w:r>
      <w:r w:rsidR="00943A44">
        <w:rPr>
          <w:rFonts w:ascii="Arial" w:hAnsi="Arial" w:cs="Arial"/>
          <w:color w:val="000000" w:themeColor="text1"/>
        </w:rPr>
        <w:t>S</w:t>
      </w:r>
      <w:r w:rsidRPr="00BE1DB2">
        <w:rPr>
          <w:rFonts w:ascii="Arial" w:hAnsi="Arial" w:cs="Arial"/>
          <w:color w:val="000000" w:themeColor="text1"/>
        </w:rPr>
        <w:t xml:space="preserve">crum </w:t>
      </w:r>
      <w:sdt>
        <w:sdtPr>
          <w:rPr>
            <w:rFonts w:ascii="Arial" w:hAnsi="Arial" w:cs="Arial"/>
            <w:color w:val="000000" w:themeColor="text1"/>
          </w:rPr>
          <w:id w:val="645322920"/>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A67D48">
        <w:rPr>
          <w:rFonts w:ascii="Arial" w:hAnsi="Arial" w:cs="Arial"/>
          <w:color w:val="000000" w:themeColor="text1"/>
        </w:rPr>
        <w:t>.</w:t>
      </w:r>
    </w:p>
    <w:p w14:paraId="4FD508DE" w14:textId="5C1EEE7E"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La persona que t</w:t>
      </w:r>
      <w:r w:rsidR="00943A44">
        <w:rPr>
          <w:rFonts w:ascii="Arial" w:hAnsi="Arial" w:cs="Arial"/>
          <w:color w:val="000000" w:themeColor="text1"/>
        </w:rPr>
        <w:t>uvo</w:t>
      </w:r>
      <w:r w:rsidRPr="00BE1DB2">
        <w:rPr>
          <w:rFonts w:ascii="Arial" w:hAnsi="Arial" w:cs="Arial"/>
          <w:color w:val="000000" w:themeColor="text1"/>
        </w:rPr>
        <w:t xml:space="preserve"> este rol es el Ing. Juan Pablo Zaldumbide ya que, tiene experiencia y el conocimiento debido que nos ayud</w:t>
      </w:r>
      <w:r w:rsidR="00943A44">
        <w:rPr>
          <w:rFonts w:ascii="Arial" w:hAnsi="Arial" w:cs="Arial"/>
          <w:color w:val="000000" w:themeColor="text1"/>
        </w:rPr>
        <w:t>ó</w:t>
      </w:r>
      <w:r w:rsidRPr="00BE1DB2">
        <w:rPr>
          <w:rFonts w:ascii="Arial" w:hAnsi="Arial" w:cs="Arial"/>
          <w:color w:val="000000" w:themeColor="text1"/>
        </w:rPr>
        <w:t xml:space="preserve"> en la guía de la creación de la aplicación móvil en conjunto con el </w:t>
      </w:r>
      <w:r w:rsidR="00943A44">
        <w:rPr>
          <w:rFonts w:ascii="Arial" w:hAnsi="Arial" w:cs="Arial"/>
          <w:color w:val="000000" w:themeColor="text1"/>
        </w:rPr>
        <w:t>product owner</w:t>
      </w:r>
      <w:r w:rsidRPr="00BE1DB2">
        <w:rPr>
          <w:rFonts w:ascii="Arial" w:hAnsi="Arial" w:cs="Arial"/>
          <w:color w:val="000000" w:themeColor="text1"/>
        </w:rPr>
        <w:t>.</w:t>
      </w:r>
    </w:p>
    <w:p w14:paraId="13258126" w14:textId="77777777" w:rsidR="0050534B" w:rsidRPr="00F04F53" w:rsidRDefault="0050534B" w:rsidP="006C5FFE">
      <w:pPr>
        <w:spacing w:line="360" w:lineRule="auto"/>
        <w:ind w:left="142"/>
        <w:jc w:val="both"/>
        <w:rPr>
          <w:rFonts w:ascii="Arial" w:hAnsi="Arial" w:cs="Arial"/>
          <w:b/>
          <w:color w:val="000000" w:themeColor="text1"/>
          <w:sz w:val="24"/>
          <w:szCs w:val="24"/>
        </w:rPr>
      </w:pPr>
      <w:r w:rsidRPr="00F04F53">
        <w:rPr>
          <w:rFonts w:ascii="Arial" w:hAnsi="Arial" w:cs="Arial"/>
          <w:b/>
          <w:color w:val="000000" w:themeColor="text1"/>
          <w:sz w:val="24"/>
          <w:szCs w:val="24"/>
        </w:rPr>
        <w:t>El Equipo de Desarrollo (Development Team)</w:t>
      </w:r>
    </w:p>
    <w:p w14:paraId="76E39058" w14:textId="6C17D1C1" w:rsidR="0050534B" w:rsidRPr="00BE1DB2" w:rsidRDefault="0050534B"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 xml:space="preserve">development team </w:t>
      </w:r>
      <w:r w:rsidRPr="00BE1DB2">
        <w:rPr>
          <w:rFonts w:ascii="Arial" w:hAnsi="Arial" w:cs="Arial"/>
          <w:color w:val="000000" w:themeColor="text1"/>
        </w:rPr>
        <w:t>consiste en los profesionales que desempeñan el trabajo de entregar un avance del producto terminado, que potencialmente se pueda poner en producción</w:t>
      </w:r>
      <w:r w:rsidR="00943A44">
        <w:rPr>
          <w:rFonts w:ascii="Arial" w:hAnsi="Arial" w:cs="Arial"/>
          <w:color w:val="000000" w:themeColor="text1"/>
        </w:rPr>
        <w:t xml:space="preserve"> </w:t>
      </w:r>
      <w:sdt>
        <w:sdtPr>
          <w:rPr>
            <w:rFonts w:ascii="Arial" w:hAnsi="Arial" w:cs="Arial"/>
            <w:color w:val="000000" w:themeColor="text1"/>
          </w:rPr>
          <w:id w:val="-777251553"/>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A67D48">
        <w:rPr>
          <w:rFonts w:ascii="Arial" w:hAnsi="Arial" w:cs="Arial"/>
          <w:color w:val="000000" w:themeColor="text1"/>
        </w:rPr>
        <w:t>, v</w:t>
      </w:r>
      <w:r w:rsidRPr="00BE1DB2">
        <w:rPr>
          <w:rFonts w:ascii="Arial" w:hAnsi="Arial" w:cs="Arial"/>
          <w:color w:val="000000" w:themeColor="text1"/>
        </w:rPr>
        <w:t>er tabla 1</w:t>
      </w:r>
      <w:r w:rsidR="00A67D48">
        <w:rPr>
          <w:rFonts w:ascii="Arial" w:hAnsi="Arial" w:cs="Arial"/>
          <w:color w:val="000000" w:themeColor="text1"/>
        </w:rPr>
        <w:t>.</w:t>
      </w:r>
    </w:p>
    <w:p w14:paraId="7BD9E7F5" w14:textId="4935377F" w:rsidR="0050534B" w:rsidRPr="00F04F53" w:rsidRDefault="0050534B"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Este rol fue desempeñado por el Sr</w:t>
      </w:r>
      <w:r w:rsidR="001B1734">
        <w:rPr>
          <w:rFonts w:ascii="Arial" w:hAnsi="Arial" w:cs="Arial"/>
          <w:color w:val="000000" w:themeColor="text1"/>
        </w:rPr>
        <w:t>.</w:t>
      </w:r>
      <w:r w:rsidRPr="00BE1DB2">
        <w:rPr>
          <w:rFonts w:ascii="Arial" w:hAnsi="Arial" w:cs="Arial"/>
          <w:color w:val="000000" w:themeColor="text1"/>
        </w:rPr>
        <w:t xml:space="preserve"> Diego Villavicencio el mismo que se </w:t>
      </w:r>
      <w:r w:rsidR="00D120EF" w:rsidRPr="00BE1DB2">
        <w:rPr>
          <w:rFonts w:ascii="Arial" w:hAnsi="Arial" w:cs="Arial"/>
          <w:color w:val="000000" w:themeColor="text1"/>
        </w:rPr>
        <w:t>encargó</w:t>
      </w:r>
      <w:r w:rsidRPr="00BE1DB2">
        <w:rPr>
          <w:rFonts w:ascii="Arial" w:hAnsi="Arial" w:cs="Arial"/>
          <w:color w:val="000000" w:themeColor="text1"/>
        </w:rPr>
        <w:t xml:space="preserve"> de resolver cada una de las tareas indicadas por el </w:t>
      </w:r>
      <w:r w:rsidR="00943A44">
        <w:rPr>
          <w:rFonts w:ascii="Arial" w:hAnsi="Arial" w:cs="Arial"/>
          <w:color w:val="000000" w:themeColor="text1"/>
        </w:rPr>
        <w:t>product owner</w:t>
      </w:r>
      <w:r w:rsidRPr="00BE1DB2">
        <w:rPr>
          <w:rFonts w:ascii="Arial" w:hAnsi="Arial" w:cs="Arial"/>
          <w:color w:val="000000" w:themeColor="text1"/>
        </w:rPr>
        <w:t xml:space="preserve"> y el </w:t>
      </w:r>
      <w:r w:rsidR="00943A44">
        <w:rPr>
          <w:rFonts w:ascii="Arial" w:hAnsi="Arial" w:cs="Arial"/>
          <w:color w:val="000000" w:themeColor="text1"/>
        </w:rPr>
        <w:t>scrum master</w:t>
      </w:r>
      <w:r w:rsidRPr="00BE1DB2">
        <w:rPr>
          <w:rFonts w:ascii="Arial" w:hAnsi="Arial" w:cs="Arial"/>
          <w:color w:val="000000" w:themeColor="text1"/>
        </w:rPr>
        <w:t>.</w:t>
      </w:r>
    </w:p>
    <w:p w14:paraId="79660048" w14:textId="76343E9F" w:rsidR="0050534B" w:rsidRPr="00F04F53" w:rsidRDefault="0050534B" w:rsidP="006C5FFE">
      <w:pPr>
        <w:pStyle w:val="Ttulo3"/>
        <w:numPr>
          <w:ilvl w:val="2"/>
          <w:numId w:val="2"/>
        </w:numPr>
        <w:spacing w:line="360" w:lineRule="auto"/>
        <w:ind w:left="142" w:firstLine="0"/>
        <w:rPr>
          <w:rFonts w:ascii="Arial" w:hAnsi="Arial" w:cs="Arial"/>
          <w:b/>
          <w:bCs/>
          <w:color w:val="000000" w:themeColor="text1"/>
          <w:sz w:val="28"/>
          <w:szCs w:val="28"/>
        </w:rPr>
      </w:pPr>
      <w:bookmarkStart w:id="45" w:name="_Toc45264815"/>
      <w:r w:rsidRPr="00F04F53">
        <w:rPr>
          <w:rFonts w:ascii="Arial" w:hAnsi="Arial" w:cs="Arial"/>
          <w:b/>
          <w:bCs/>
          <w:color w:val="000000" w:themeColor="text1"/>
          <w:sz w:val="28"/>
          <w:szCs w:val="28"/>
        </w:rPr>
        <w:t>Asignación de Roles</w:t>
      </w:r>
      <w:bookmarkEnd w:id="45"/>
    </w:p>
    <w:p w14:paraId="220DC015" w14:textId="3E5DF508" w:rsidR="0050534B" w:rsidRPr="00943A44" w:rsidRDefault="0050534B" w:rsidP="001B1734">
      <w:pPr>
        <w:spacing w:line="360" w:lineRule="auto"/>
        <w:ind w:left="142" w:firstLine="709"/>
        <w:jc w:val="both"/>
        <w:rPr>
          <w:rFonts w:ascii="Arial" w:hAnsi="Arial" w:cs="Arial"/>
          <w:b/>
          <w:bCs/>
          <w:color w:val="000000" w:themeColor="text1"/>
          <w:sz w:val="20"/>
          <w:szCs w:val="20"/>
        </w:rPr>
      </w:pPr>
      <w:r w:rsidRPr="008E1770">
        <w:rPr>
          <w:rFonts w:ascii="Arial" w:hAnsi="Arial" w:cs="Arial"/>
        </w:rPr>
        <w:t xml:space="preserve">En la siguiente tabla se especifica </w:t>
      </w:r>
      <w:r w:rsidR="00FD4FED" w:rsidRPr="00BE1DB2">
        <w:rPr>
          <w:rFonts w:ascii="Arial" w:hAnsi="Arial" w:cs="Arial"/>
        </w:rPr>
        <w:t xml:space="preserve">como se </w:t>
      </w:r>
      <w:r w:rsidR="00D120EF" w:rsidRPr="00BE1DB2">
        <w:rPr>
          <w:rFonts w:ascii="Arial" w:hAnsi="Arial" w:cs="Arial"/>
        </w:rPr>
        <w:t>distribuyó</w:t>
      </w:r>
      <w:r w:rsidR="00FD4FED" w:rsidRPr="00BE1DB2">
        <w:rPr>
          <w:rFonts w:ascii="Arial" w:hAnsi="Arial" w:cs="Arial"/>
        </w:rPr>
        <w:t xml:space="preserve"> el equipo de trabajo para el desarrollo de la aplicación móvil.</w:t>
      </w:r>
    </w:p>
    <w:p w14:paraId="27956383" w14:textId="7B0F040D" w:rsidR="001B1734" w:rsidRPr="001B1734" w:rsidRDefault="001B1734" w:rsidP="001B1734">
      <w:pPr>
        <w:pStyle w:val="Descripcin"/>
        <w:keepNext/>
        <w:jc w:val="center"/>
        <w:rPr>
          <w:rFonts w:ascii="Arial" w:hAnsi="Arial" w:cs="Arial"/>
          <w:i w:val="0"/>
          <w:iCs w:val="0"/>
          <w:color w:val="000000" w:themeColor="text1"/>
          <w:sz w:val="20"/>
          <w:szCs w:val="20"/>
        </w:rPr>
      </w:pPr>
      <w:bookmarkStart w:id="46" w:name="_Toc45264869"/>
      <w:r w:rsidRPr="001B1734">
        <w:rPr>
          <w:rFonts w:ascii="Arial" w:hAnsi="Arial" w:cs="Arial"/>
          <w:b/>
          <w:bCs/>
          <w:i w:val="0"/>
          <w:iCs w:val="0"/>
          <w:color w:val="000000" w:themeColor="text1"/>
          <w:sz w:val="20"/>
          <w:szCs w:val="20"/>
        </w:rPr>
        <w:t xml:space="preserve">Tabla </w:t>
      </w:r>
      <w:r w:rsidRPr="001B1734">
        <w:rPr>
          <w:rFonts w:ascii="Arial" w:hAnsi="Arial" w:cs="Arial"/>
          <w:b/>
          <w:bCs/>
          <w:i w:val="0"/>
          <w:iCs w:val="0"/>
          <w:color w:val="000000" w:themeColor="text1"/>
          <w:sz w:val="20"/>
          <w:szCs w:val="20"/>
        </w:rPr>
        <w:fldChar w:fldCharType="begin"/>
      </w:r>
      <w:r w:rsidRPr="001B1734">
        <w:rPr>
          <w:rFonts w:ascii="Arial" w:hAnsi="Arial" w:cs="Arial"/>
          <w:b/>
          <w:bCs/>
          <w:i w:val="0"/>
          <w:iCs w:val="0"/>
          <w:color w:val="000000" w:themeColor="text1"/>
          <w:sz w:val="20"/>
          <w:szCs w:val="20"/>
        </w:rPr>
        <w:instrText xml:space="preserve"> SEQ Tabla \* ROMAN </w:instrText>
      </w:r>
      <w:r w:rsidRPr="001B1734">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w:t>
      </w:r>
      <w:r w:rsidRPr="001B1734">
        <w:rPr>
          <w:rFonts w:ascii="Arial" w:hAnsi="Arial" w:cs="Arial"/>
          <w:b/>
          <w:bCs/>
          <w:i w:val="0"/>
          <w:iCs w:val="0"/>
          <w:color w:val="000000" w:themeColor="text1"/>
          <w:sz w:val="20"/>
          <w:szCs w:val="20"/>
        </w:rPr>
        <w:fldChar w:fldCharType="end"/>
      </w:r>
      <w:r w:rsidRPr="001B1734">
        <w:rPr>
          <w:rFonts w:ascii="Arial" w:hAnsi="Arial" w:cs="Arial"/>
          <w:b/>
          <w:bCs/>
          <w:i w:val="0"/>
          <w:iCs w:val="0"/>
          <w:color w:val="000000" w:themeColor="text1"/>
          <w:sz w:val="20"/>
          <w:szCs w:val="20"/>
        </w:rPr>
        <w:t xml:space="preserve">: </w:t>
      </w:r>
      <w:r w:rsidRPr="001B1734">
        <w:rPr>
          <w:rFonts w:ascii="Arial" w:hAnsi="Arial" w:cs="Arial"/>
          <w:i w:val="0"/>
          <w:iCs w:val="0"/>
          <w:color w:val="000000" w:themeColor="text1"/>
          <w:sz w:val="20"/>
          <w:szCs w:val="20"/>
        </w:rPr>
        <w:t>Equipo Scrum</w:t>
      </w:r>
      <w:bookmarkEnd w:id="46"/>
    </w:p>
    <w:tbl>
      <w:tblPr>
        <w:tblStyle w:val="Tablaconcuadrcula"/>
        <w:tblW w:w="8500" w:type="dxa"/>
        <w:tblLook w:val="04A0" w:firstRow="1" w:lastRow="0" w:firstColumn="1" w:lastColumn="0" w:noHBand="0" w:noVBand="1"/>
        <w:tblPrChange w:id="47" w:author="Diego Andrés Villavicencio Cando" w:date="2020-06-07T12:20:00Z">
          <w:tblPr>
            <w:tblStyle w:val="Tablaconcuadrcula5oscura-nfasis6"/>
            <w:tblW w:w="8569" w:type="dxa"/>
            <w:tblLook w:val="04A0" w:firstRow="1" w:lastRow="0" w:firstColumn="1" w:lastColumn="0" w:noHBand="0" w:noVBand="1"/>
          </w:tblPr>
        </w:tblPrChange>
      </w:tblPr>
      <w:tblGrid>
        <w:gridCol w:w="2405"/>
        <w:gridCol w:w="3307"/>
        <w:gridCol w:w="2788"/>
        <w:tblGridChange w:id="48">
          <w:tblGrid>
            <w:gridCol w:w="2856"/>
            <w:gridCol w:w="2856"/>
            <w:gridCol w:w="2857"/>
          </w:tblGrid>
        </w:tblGridChange>
      </w:tblGrid>
      <w:tr w:rsidR="0050534B" w:rsidRPr="00BE1DB2" w14:paraId="2473B9CF" w14:textId="77777777" w:rsidTr="001B1734">
        <w:trPr>
          <w:trHeight w:val="320"/>
          <w:trPrChange w:id="49" w:author="Diego Andrés Villavicencio Cando" w:date="2020-06-07T12:20:00Z">
            <w:trPr>
              <w:trHeight w:val="633"/>
            </w:trPr>
          </w:trPrChange>
        </w:trPr>
        <w:tc>
          <w:tcPr>
            <w:tcW w:w="2405" w:type="dxa"/>
            <w:tcPrChange w:id="50" w:author="Diego Andrés Villavicencio Cando" w:date="2020-06-07T12:20:00Z">
              <w:tcPr>
                <w:tcW w:w="0" w:type="dxa"/>
              </w:tcPr>
            </w:tcPrChange>
          </w:tcPr>
          <w:p w14:paraId="7DBC6D8C" w14:textId="77777777" w:rsidR="0050534B" w:rsidRPr="00BE1DB2" w:rsidRDefault="0050534B" w:rsidP="006C5FFE">
            <w:pPr>
              <w:spacing w:line="360" w:lineRule="auto"/>
              <w:ind w:left="142"/>
              <w:rPr>
                <w:rFonts w:ascii="Arial" w:hAnsi="Arial" w:cs="Arial"/>
                <w:color w:val="000000" w:themeColor="text1"/>
              </w:rPr>
            </w:pPr>
            <w:commentRangeStart w:id="51"/>
            <w:r w:rsidRPr="00BE1DB2">
              <w:rPr>
                <w:rFonts w:ascii="Arial" w:hAnsi="Arial" w:cs="Arial"/>
                <w:color w:val="000000" w:themeColor="text1"/>
              </w:rPr>
              <w:t>Roles</w:t>
            </w:r>
          </w:p>
        </w:tc>
        <w:tc>
          <w:tcPr>
            <w:tcW w:w="3307" w:type="dxa"/>
            <w:tcPrChange w:id="52" w:author="Diego Andrés Villavicencio Cando" w:date="2020-06-07T12:20:00Z">
              <w:tcPr>
                <w:tcW w:w="0" w:type="dxa"/>
              </w:tcPr>
            </w:tcPrChange>
          </w:tcPr>
          <w:p w14:paraId="40C39676"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Descripción</w:t>
            </w:r>
          </w:p>
        </w:tc>
        <w:tc>
          <w:tcPr>
            <w:tcW w:w="2788" w:type="dxa"/>
            <w:tcPrChange w:id="53" w:author="Diego Andrés Villavicencio Cando" w:date="2020-06-07T12:20:00Z">
              <w:tcPr>
                <w:tcW w:w="0" w:type="dxa"/>
              </w:tcPr>
            </w:tcPrChange>
          </w:tcPr>
          <w:p w14:paraId="2A6FF76C"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Persona</w:t>
            </w:r>
          </w:p>
        </w:tc>
      </w:tr>
      <w:tr w:rsidR="0050534B" w:rsidRPr="00BE1DB2" w14:paraId="3E87C5A8" w14:textId="77777777" w:rsidTr="001B1734">
        <w:trPr>
          <w:trHeight w:val="399"/>
          <w:trPrChange w:id="54" w:author="Diego Andrés Villavicencio Cando" w:date="2020-06-07T12:20:00Z">
            <w:trPr>
              <w:trHeight w:val="399"/>
            </w:trPr>
          </w:trPrChange>
        </w:trPr>
        <w:tc>
          <w:tcPr>
            <w:tcW w:w="2405" w:type="dxa"/>
            <w:tcPrChange w:id="55" w:author="Diego Andrés Villavicencio Cando" w:date="2020-06-07T12:20:00Z">
              <w:tcPr>
                <w:tcW w:w="0" w:type="dxa"/>
              </w:tcPr>
            </w:tcPrChange>
          </w:tcPr>
          <w:p w14:paraId="06AC104C" w14:textId="7AA20896" w:rsidR="0050534B" w:rsidRPr="00BE1DB2" w:rsidRDefault="00943A44" w:rsidP="006C5FFE">
            <w:pPr>
              <w:spacing w:line="360" w:lineRule="auto"/>
              <w:ind w:left="142"/>
              <w:rPr>
                <w:rFonts w:ascii="Arial" w:hAnsi="Arial" w:cs="Arial"/>
                <w:color w:val="000000" w:themeColor="text1"/>
              </w:rPr>
            </w:pPr>
            <w:r>
              <w:rPr>
                <w:rFonts w:ascii="Arial" w:hAnsi="Arial" w:cs="Arial"/>
                <w:color w:val="000000" w:themeColor="text1"/>
              </w:rPr>
              <w:t>Product owner</w:t>
            </w:r>
          </w:p>
        </w:tc>
        <w:tc>
          <w:tcPr>
            <w:tcW w:w="3307" w:type="dxa"/>
            <w:tcPrChange w:id="56" w:author="Diego Andrés Villavicencio Cando" w:date="2020-06-07T12:20:00Z">
              <w:tcPr>
                <w:tcW w:w="0" w:type="dxa"/>
              </w:tcPr>
            </w:tcPrChange>
          </w:tcPr>
          <w:p w14:paraId="11F9DBC6"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Fundación</w:t>
            </w:r>
          </w:p>
        </w:tc>
        <w:tc>
          <w:tcPr>
            <w:tcW w:w="2788" w:type="dxa"/>
            <w:tcPrChange w:id="57" w:author="Diego Andrés Villavicencio Cando" w:date="2020-06-07T12:20:00Z">
              <w:tcPr>
                <w:tcW w:w="0" w:type="dxa"/>
              </w:tcPr>
            </w:tcPrChange>
          </w:tcPr>
          <w:p w14:paraId="3970FC31"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CIDI Alboroto</w:t>
            </w:r>
          </w:p>
        </w:tc>
      </w:tr>
      <w:tr w:rsidR="0050534B" w:rsidRPr="00BE1DB2" w14:paraId="762D2225" w14:textId="77777777" w:rsidTr="001B1734">
        <w:trPr>
          <w:trHeight w:val="551"/>
          <w:trPrChange w:id="58" w:author="Diego Andrés Villavicencio Cando" w:date="2020-06-07T12:20:00Z">
            <w:trPr>
              <w:trHeight w:val="551"/>
            </w:trPr>
          </w:trPrChange>
        </w:trPr>
        <w:tc>
          <w:tcPr>
            <w:tcW w:w="2405" w:type="dxa"/>
            <w:tcPrChange w:id="59" w:author="Diego Andrés Villavicencio Cando" w:date="2020-06-07T12:20:00Z">
              <w:tcPr>
                <w:tcW w:w="2856" w:type="dxa"/>
              </w:tcPr>
            </w:tcPrChange>
          </w:tcPr>
          <w:p w14:paraId="79B6A069" w14:textId="33473C1E" w:rsidR="0050534B" w:rsidRPr="00BE1DB2" w:rsidRDefault="00943A44" w:rsidP="006C5FFE">
            <w:pPr>
              <w:spacing w:line="360" w:lineRule="auto"/>
              <w:ind w:left="142"/>
              <w:rPr>
                <w:rFonts w:ascii="Arial" w:hAnsi="Arial" w:cs="Arial"/>
                <w:color w:val="000000" w:themeColor="text1"/>
              </w:rPr>
            </w:pPr>
            <w:r>
              <w:rPr>
                <w:rFonts w:ascii="Arial" w:hAnsi="Arial" w:cs="Arial"/>
                <w:color w:val="000000" w:themeColor="text1"/>
              </w:rPr>
              <w:t>Scrum master</w:t>
            </w:r>
          </w:p>
        </w:tc>
        <w:tc>
          <w:tcPr>
            <w:tcW w:w="3307" w:type="dxa"/>
            <w:tcPrChange w:id="60" w:author="Diego Andrés Villavicencio Cando" w:date="2020-06-07T12:20:00Z">
              <w:tcPr>
                <w:tcW w:w="2856" w:type="dxa"/>
              </w:tcPr>
            </w:tcPrChange>
          </w:tcPr>
          <w:p w14:paraId="6E34C8F0"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 xml:space="preserve">Director del proyecto </w:t>
            </w:r>
          </w:p>
        </w:tc>
        <w:tc>
          <w:tcPr>
            <w:tcW w:w="2788" w:type="dxa"/>
            <w:tcPrChange w:id="61" w:author="Diego Andrés Villavicencio Cando" w:date="2020-06-07T12:20:00Z">
              <w:tcPr>
                <w:tcW w:w="2857" w:type="dxa"/>
              </w:tcPr>
            </w:tcPrChange>
          </w:tcPr>
          <w:p w14:paraId="7A0D957F"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Juan Pablo Zaldumbide</w:t>
            </w:r>
          </w:p>
        </w:tc>
      </w:tr>
      <w:tr w:rsidR="0050534B" w:rsidRPr="00BE1DB2" w14:paraId="3A770665" w14:textId="77777777" w:rsidTr="001B1734">
        <w:trPr>
          <w:trHeight w:val="551"/>
          <w:trPrChange w:id="62" w:author="Diego Andrés Villavicencio Cando" w:date="2020-06-07T12:20:00Z">
            <w:trPr>
              <w:trHeight w:val="551"/>
            </w:trPr>
          </w:trPrChange>
        </w:trPr>
        <w:tc>
          <w:tcPr>
            <w:tcW w:w="2405" w:type="dxa"/>
            <w:tcPrChange w:id="63" w:author="Diego Andrés Villavicencio Cando" w:date="2020-06-07T12:20:00Z">
              <w:tcPr>
                <w:tcW w:w="2856" w:type="dxa"/>
              </w:tcPr>
            </w:tcPrChange>
          </w:tcPr>
          <w:p w14:paraId="3C83CCC5"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Development Team</w:t>
            </w:r>
          </w:p>
        </w:tc>
        <w:tc>
          <w:tcPr>
            <w:tcW w:w="3307" w:type="dxa"/>
            <w:tcPrChange w:id="64" w:author="Diego Andrés Villavicencio Cando" w:date="2020-06-07T12:20:00Z">
              <w:tcPr>
                <w:tcW w:w="2856" w:type="dxa"/>
              </w:tcPr>
            </w:tcPrChange>
          </w:tcPr>
          <w:p w14:paraId="275367A0"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Desarrollador</w:t>
            </w:r>
          </w:p>
        </w:tc>
        <w:tc>
          <w:tcPr>
            <w:tcW w:w="2788" w:type="dxa"/>
            <w:tcPrChange w:id="65" w:author="Diego Andrés Villavicencio Cando" w:date="2020-06-07T12:20:00Z">
              <w:tcPr>
                <w:tcW w:w="2857" w:type="dxa"/>
              </w:tcPr>
            </w:tcPrChange>
          </w:tcPr>
          <w:p w14:paraId="45BB3898" w14:textId="77777777" w:rsidR="0050534B" w:rsidRPr="00BE1DB2" w:rsidRDefault="0050534B" w:rsidP="006C5FFE">
            <w:pPr>
              <w:keepNext/>
              <w:spacing w:line="360" w:lineRule="auto"/>
              <w:ind w:left="142"/>
              <w:rPr>
                <w:rFonts w:ascii="Arial" w:hAnsi="Arial" w:cs="Arial"/>
                <w:color w:val="000000" w:themeColor="text1"/>
              </w:rPr>
            </w:pPr>
            <w:r w:rsidRPr="00BE1DB2">
              <w:rPr>
                <w:rFonts w:ascii="Arial" w:hAnsi="Arial" w:cs="Arial"/>
                <w:color w:val="000000" w:themeColor="text1"/>
              </w:rPr>
              <w:t>Diego Villavicencio</w:t>
            </w:r>
            <w:commentRangeEnd w:id="51"/>
            <w:r w:rsidR="00415915">
              <w:rPr>
                <w:rStyle w:val="Refdecomentario"/>
              </w:rPr>
              <w:commentReference w:id="51"/>
            </w:r>
          </w:p>
        </w:tc>
      </w:tr>
    </w:tbl>
    <w:p w14:paraId="0C3BE837" w14:textId="53B27C2E" w:rsidR="0050534B" w:rsidRPr="001B1734" w:rsidRDefault="00FD4FED" w:rsidP="006C5FFE">
      <w:pPr>
        <w:pStyle w:val="Ttulo3"/>
        <w:numPr>
          <w:ilvl w:val="2"/>
          <w:numId w:val="2"/>
        </w:numPr>
        <w:spacing w:line="360" w:lineRule="auto"/>
        <w:ind w:left="142" w:firstLine="0"/>
        <w:rPr>
          <w:rFonts w:ascii="Arial" w:hAnsi="Arial" w:cs="Arial"/>
          <w:b/>
          <w:bCs/>
          <w:color w:val="000000" w:themeColor="text1"/>
        </w:rPr>
      </w:pPr>
      <w:bookmarkStart w:id="66" w:name="_Toc45264816"/>
      <w:r w:rsidRPr="001B1734">
        <w:rPr>
          <w:rFonts w:ascii="Arial" w:hAnsi="Arial" w:cs="Arial"/>
          <w:b/>
          <w:bCs/>
          <w:color w:val="000000" w:themeColor="text1"/>
        </w:rPr>
        <w:t>Eventos y Reuniones</w:t>
      </w:r>
      <w:bookmarkEnd w:id="66"/>
    </w:p>
    <w:p w14:paraId="1A9D3B6E" w14:textId="3E07734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Sprint</w:t>
      </w:r>
    </w:p>
    <w:p w14:paraId="1CFDAED9" w14:textId="13D669B1" w:rsidR="008B1DD8" w:rsidRPr="00BE1DB2" w:rsidRDefault="008B1DD8"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sprint es un periodo de tiempo que son de 1 a 4 semanas de duración, donde se ejecutan varias tareas en las cuales se desarrolla o mejora una funcionalidad para producir nuevos incrementos. mientras su arquitectura y diseño van mejorando durante el desarrollo. El equipo scrum definió 5 sprint</w:t>
      </w:r>
      <w:r w:rsidR="00B3049A">
        <w:rPr>
          <w:rFonts w:ascii="Arial" w:hAnsi="Arial" w:cs="Arial"/>
          <w:color w:val="000000" w:themeColor="text1"/>
        </w:rPr>
        <w:t>s</w:t>
      </w:r>
      <w:r w:rsidRPr="00BE1DB2">
        <w:rPr>
          <w:rFonts w:ascii="Arial" w:hAnsi="Arial" w:cs="Arial"/>
          <w:color w:val="000000" w:themeColor="text1"/>
        </w:rPr>
        <w:t xml:space="preserve"> para todo el proyecto</w:t>
      </w:r>
      <w:r w:rsidR="002D404E" w:rsidRPr="00BE1DB2">
        <w:rPr>
          <w:rFonts w:ascii="Arial" w:hAnsi="Arial" w:cs="Arial"/>
          <w:color w:val="000000" w:themeColor="text1"/>
        </w:rPr>
        <w:t xml:space="preserve">, el cual el </w:t>
      </w:r>
      <w:r w:rsidR="00943A44">
        <w:rPr>
          <w:rFonts w:ascii="Arial" w:hAnsi="Arial" w:cs="Arial"/>
          <w:color w:val="000000" w:themeColor="text1"/>
        </w:rPr>
        <w:t>product owner</w:t>
      </w:r>
      <w:r w:rsidR="002D404E" w:rsidRPr="00BE1DB2">
        <w:rPr>
          <w:rFonts w:ascii="Arial" w:hAnsi="Arial" w:cs="Arial"/>
          <w:color w:val="000000" w:themeColor="text1"/>
        </w:rPr>
        <w:t xml:space="preserve"> estableció</w:t>
      </w:r>
      <w:r w:rsidRPr="00BE1DB2">
        <w:rPr>
          <w:rFonts w:ascii="Arial" w:hAnsi="Arial" w:cs="Arial"/>
          <w:color w:val="000000" w:themeColor="text1"/>
        </w:rPr>
        <w:t xml:space="preserve"> varias tareas a ejecutar,</w:t>
      </w:r>
      <w:r w:rsidR="002D404E" w:rsidRPr="00BE1DB2">
        <w:rPr>
          <w:rFonts w:ascii="Arial" w:hAnsi="Arial" w:cs="Arial"/>
          <w:color w:val="000000" w:themeColor="text1"/>
        </w:rPr>
        <w:t xml:space="preserve"> mientras se </w:t>
      </w:r>
      <w:r w:rsidR="00B3049A">
        <w:rPr>
          <w:rFonts w:ascii="Arial" w:hAnsi="Arial" w:cs="Arial"/>
          <w:color w:val="000000" w:themeColor="text1"/>
        </w:rPr>
        <w:t>finalizaba cada</w:t>
      </w:r>
      <w:r w:rsidR="002D404E" w:rsidRPr="00BE1DB2">
        <w:rPr>
          <w:rFonts w:ascii="Arial" w:hAnsi="Arial" w:cs="Arial"/>
          <w:color w:val="000000" w:themeColor="text1"/>
        </w:rPr>
        <w:t xml:space="preserve"> sprint se continuaba con el </w:t>
      </w:r>
      <w:r w:rsidR="00FD3CCD" w:rsidRPr="00BE1DB2">
        <w:rPr>
          <w:rFonts w:ascii="Arial" w:hAnsi="Arial" w:cs="Arial"/>
          <w:color w:val="000000" w:themeColor="text1"/>
        </w:rPr>
        <w:t xml:space="preserve">siguiente </w:t>
      </w:r>
      <w:sdt>
        <w:sdtPr>
          <w:rPr>
            <w:rFonts w:ascii="Arial" w:hAnsi="Arial" w:cs="Arial"/>
            <w:color w:val="000000" w:themeColor="text1"/>
          </w:rPr>
          <w:id w:val="760796290"/>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Pr="00BE1DB2">
        <w:rPr>
          <w:rFonts w:ascii="Arial" w:hAnsi="Arial" w:cs="Arial"/>
          <w:color w:val="000000" w:themeColor="text1"/>
        </w:rPr>
        <w:t>.</w:t>
      </w:r>
    </w:p>
    <w:p w14:paraId="643EBC19"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 xml:space="preserve">Reunión de Planificación de Sprint (Sprint Planning Meeting) </w:t>
      </w:r>
    </w:p>
    <w:p w14:paraId="55C2F0C2" w14:textId="1F48395D" w:rsidR="008B1DD8" w:rsidRPr="00BE1DB2" w:rsidRDefault="008B1DD8" w:rsidP="00B3049A">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Tiene un máximo de duración de ocho horas para un sprint de un mes, para Sprint más cortos, el evento es usualmente más corto</w:t>
      </w:r>
      <w:r w:rsidR="00A67D48">
        <w:rPr>
          <w:rFonts w:ascii="Arial" w:hAnsi="Arial" w:cs="Arial"/>
          <w:color w:val="000000" w:themeColor="text1"/>
        </w:rPr>
        <w:t xml:space="preserve"> </w:t>
      </w:r>
      <w:sdt>
        <w:sdtPr>
          <w:rPr>
            <w:rFonts w:ascii="Arial" w:hAnsi="Arial" w:cs="Arial"/>
            <w:color w:val="000000" w:themeColor="text1"/>
          </w:rPr>
          <w:id w:val="298806416"/>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B3049A">
        <w:rPr>
          <w:rFonts w:ascii="Arial" w:hAnsi="Arial" w:cs="Arial"/>
          <w:color w:val="000000" w:themeColor="text1"/>
        </w:rPr>
        <w:t>,</w:t>
      </w:r>
      <w:r w:rsidR="002D404E" w:rsidRPr="00BE1DB2">
        <w:rPr>
          <w:rFonts w:ascii="Arial" w:hAnsi="Arial" w:cs="Arial"/>
          <w:color w:val="000000" w:themeColor="text1"/>
        </w:rPr>
        <w:t xml:space="preserve"> para la elaboración del sprint </w:t>
      </w:r>
      <w:r w:rsidR="00B3049A">
        <w:rPr>
          <w:rFonts w:ascii="Arial" w:hAnsi="Arial" w:cs="Arial"/>
          <w:color w:val="000000" w:themeColor="text1"/>
        </w:rPr>
        <w:t>p</w:t>
      </w:r>
      <w:r w:rsidR="002D404E" w:rsidRPr="00BE1DB2">
        <w:rPr>
          <w:rFonts w:ascii="Arial" w:hAnsi="Arial" w:cs="Arial"/>
          <w:color w:val="000000" w:themeColor="text1"/>
        </w:rPr>
        <w:t xml:space="preserve">lanning el </w:t>
      </w:r>
      <w:r w:rsidR="00943A44">
        <w:rPr>
          <w:rFonts w:ascii="Arial" w:hAnsi="Arial" w:cs="Arial"/>
          <w:color w:val="000000" w:themeColor="text1"/>
        </w:rPr>
        <w:t>scrum master</w:t>
      </w:r>
      <w:r w:rsidR="002D404E" w:rsidRPr="00BE1DB2">
        <w:rPr>
          <w:rFonts w:ascii="Arial" w:hAnsi="Arial" w:cs="Arial"/>
          <w:color w:val="000000" w:themeColor="text1"/>
        </w:rPr>
        <w:t xml:space="preserve"> se </w:t>
      </w:r>
      <w:r w:rsidR="00D120EF" w:rsidRPr="00BE1DB2">
        <w:rPr>
          <w:rFonts w:ascii="Arial" w:hAnsi="Arial" w:cs="Arial"/>
          <w:color w:val="000000" w:themeColor="text1"/>
        </w:rPr>
        <w:t>encargó</w:t>
      </w:r>
      <w:r w:rsidR="002D404E" w:rsidRPr="00BE1DB2">
        <w:rPr>
          <w:rFonts w:ascii="Arial" w:hAnsi="Arial" w:cs="Arial"/>
          <w:color w:val="000000" w:themeColor="text1"/>
        </w:rPr>
        <w:t xml:space="preserve"> de que el desarrollador comprenda el motivo del evento.</w:t>
      </w:r>
      <w:r w:rsidRPr="00BE1DB2">
        <w:rPr>
          <w:rFonts w:ascii="Arial" w:hAnsi="Arial" w:cs="Arial"/>
          <w:noProof/>
          <w:color w:val="000000" w:themeColor="text1"/>
          <w:lang w:eastAsia="es-EC"/>
        </w:rPr>
        <w:t xml:space="preserve"> </w:t>
      </w:r>
    </w:p>
    <w:p w14:paraId="595113AB"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lastRenderedPageBreak/>
        <w:t>Scrum diario</w:t>
      </w:r>
    </w:p>
    <w:p w14:paraId="0225B0E8" w14:textId="757A80A0" w:rsidR="008B1DD8" w:rsidRPr="00BE1DB2" w:rsidRDefault="008B1DD8" w:rsidP="0051117F">
      <w:pPr>
        <w:spacing w:line="360" w:lineRule="auto"/>
        <w:ind w:left="142" w:firstLine="709"/>
        <w:jc w:val="both"/>
        <w:rPr>
          <w:rFonts w:ascii="Arial" w:hAnsi="Arial" w:cs="Arial"/>
          <w:b/>
          <w:color w:val="000000" w:themeColor="text1"/>
        </w:rPr>
      </w:pPr>
      <w:r w:rsidRPr="00BE1DB2">
        <w:rPr>
          <w:rFonts w:ascii="Arial" w:hAnsi="Arial" w:cs="Arial"/>
          <w:color w:val="000000" w:themeColor="text1"/>
        </w:rPr>
        <w:t>Breve reunión diaria del equipo, de 15 minutos para que el equipo de desarrollo verifique sus actividades y cree un plan para las siguientes 24 horas</w:t>
      </w:r>
      <w:r w:rsidR="00B3049A">
        <w:rPr>
          <w:rFonts w:ascii="Arial" w:hAnsi="Arial" w:cs="Arial"/>
          <w:color w:val="000000" w:themeColor="text1"/>
        </w:rPr>
        <w:t xml:space="preserve"> </w:t>
      </w:r>
      <w:sdt>
        <w:sdtPr>
          <w:rPr>
            <w:rFonts w:ascii="Arial" w:hAnsi="Arial" w:cs="Arial"/>
            <w:color w:val="000000" w:themeColor="text1"/>
          </w:rPr>
          <w:id w:val="1235200063"/>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B3049A" w:rsidRPr="00BE1DB2">
        <w:rPr>
          <w:rFonts w:ascii="Arial" w:hAnsi="Arial" w:cs="Arial"/>
          <w:color w:val="000000" w:themeColor="text1"/>
        </w:rPr>
        <w:t>.</w:t>
      </w:r>
      <w:r w:rsidRPr="00BE1DB2">
        <w:rPr>
          <w:rFonts w:ascii="Arial" w:hAnsi="Arial" w:cs="Arial"/>
          <w:color w:val="000000" w:themeColor="text1"/>
        </w:rPr>
        <w:t xml:space="preserve"> </w:t>
      </w:r>
      <w:r w:rsidR="002D404E" w:rsidRPr="00BE1DB2">
        <w:rPr>
          <w:rFonts w:ascii="Arial" w:hAnsi="Arial" w:cs="Arial"/>
          <w:color w:val="000000" w:themeColor="text1"/>
        </w:rPr>
        <w:t xml:space="preserve">El desarrollador fue el encargado de establecer el </w:t>
      </w:r>
      <w:r w:rsidR="0051117F">
        <w:rPr>
          <w:rFonts w:ascii="Arial" w:hAnsi="Arial" w:cs="Arial"/>
          <w:color w:val="000000" w:themeColor="text1"/>
        </w:rPr>
        <w:t>scrum diario</w:t>
      </w:r>
      <w:r w:rsidR="002D404E" w:rsidRPr="00BE1DB2">
        <w:rPr>
          <w:rFonts w:ascii="Arial" w:hAnsi="Arial" w:cs="Arial"/>
          <w:color w:val="000000" w:themeColor="text1"/>
        </w:rPr>
        <w:t xml:space="preserve"> con el </w:t>
      </w:r>
      <w:r w:rsidR="00943A44">
        <w:rPr>
          <w:rFonts w:ascii="Arial" w:hAnsi="Arial" w:cs="Arial"/>
          <w:color w:val="000000" w:themeColor="text1"/>
        </w:rPr>
        <w:t>product owner</w:t>
      </w:r>
      <w:r w:rsidR="002D404E" w:rsidRPr="00BE1DB2">
        <w:rPr>
          <w:rFonts w:ascii="Arial" w:hAnsi="Arial" w:cs="Arial"/>
          <w:color w:val="000000" w:themeColor="text1"/>
        </w:rPr>
        <w:t xml:space="preserve"> para analizar y verificar que problemas podrían presentarse y como resolverlos.</w:t>
      </w:r>
    </w:p>
    <w:p w14:paraId="7B006F06" w14:textId="77777777" w:rsidR="008B1DD8" w:rsidRPr="001B1734" w:rsidRDefault="008B1DD8" w:rsidP="006C5FFE">
      <w:pPr>
        <w:spacing w:line="360" w:lineRule="auto"/>
        <w:ind w:left="142"/>
        <w:jc w:val="both"/>
        <w:rPr>
          <w:rFonts w:ascii="Arial" w:hAnsi="Arial" w:cs="Arial"/>
          <w:b/>
          <w:color w:val="000000" w:themeColor="text1"/>
          <w:lang w:val="en-US"/>
        </w:rPr>
      </w:pPr>
      <w:r w:rsidRPr="001B1734">
        <w:rPr>
          <w:rFonts w:ascii="Arial" w:hAnsi="Arial" w:cs="Arial"/>
          <w:b/>
          <w:color w:val="000000" w:themeColor="text1"/>
          <w:lang w:val="en-US"/>
        </w:rPr>
        <w:t>Revision de Sprint (Sprint Review)</w:t>
      </w:r>
    </w:p>
    <w:p w14:paraId="5AB0229B" w14:textId="5C6DF600" w:rsidR="008B1DD8" w:rsidRPr="00BE1DB2" w:rsidRDefault="008B1DD8"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Análisis e inspección del </w:t>
      </w:r>
      <w:r w:rsidR="002D404E" w:rsidRPr="00BE1DB2">
        <w:rPr>
          <w:rFonts w:ascii="Arial" w:hAnsi="Arial" w:cs="Arial"/>
          <w:color w:val="000000" w:themeColor="text1"/>
        </w:rPr>
        <w:t>sprint completado</w:t>
      </w:r>
      <w:r w:rsidRPr="00BE1DB2">
        <w:rPr>
          <w:rFonts w:ascii="Arial" w:hAnsi="Arial" w:cs="Arial"/>
          <w:color w:val="000000" w:themeColor="text1"/>
        </w:rPr>
        <w:t>,</w:t>
      </w:r>
      <w:r w:rsidR="002D404E" w:rsidRPr="00BE1DB2">
        <w:rPr>
          <w:rFonts w:ascii="Arial" w:hAnsi="Arial" w:cs="Arial"/>
          <w:color w:val="000000" w:themeColor="text1"/>
        </w:rPr>
        <w:t xml:space="preserve"> aquí interviene el equipo scrum para realizar la </w:t>
      </w:r>
      <w:r w:rsidR="003F63A7" w:rsidRPr="00BE1DB2">
        <w:rPr>
          <w:rFonts w:ascii="Arial" w:hAnsi="Arial" w:cs="Arial"/>
          <w:color w:val="000000" w:themeColor="text1"/>
        </w:rPr>
        <w:t xml:space="preserve">revisión </w:t>
      </w:r>
      <w:sdt>
        <w:sdtPr>
          <w:rPr>
            <w:rFonts w:ascii="Arial" w:hAnsi="Arial" w:cs="Arial"/>
            <w:color w:val="000000" w:themeColor="text1"/>
          </w:rPr>
          <w:id w:val="1985352288"/>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2D404E" w:rsidRPr="00BE1DB2">
        <w:rPr>
          <w:rFonts w:ascii="Arial" w:hAnsi="Arial" w:cs="Arial"/>
          <w:color w:val="000000" w:themeColor="text1"/>
        </w:rPr>
        <w:t>, este evento tuvo un t</w:t>
      </w:r>
      <w:r w:rsidRPr="00BE1DB2">
        <w:rPr>
          <w:rFonts w:ascii="Arial" w:hAnsi="Arial" w:cs="Arial"/>
          <w:color w:val="000000" w:themeColor="text1"/>
        </w:rPr>
        <w:t>iempo de cuatro horas.</w:t>
      </w:r>
      <w:r w:rsidR="002D404E" w:rsidRPr="00BE1DB2">
        <w:rPr>
          <w:rFonts w:ascii="Arial" w:hAnsi="Arial" w:cs="Arial"/>
          <w:color w:val="000000" w:themeColor="text1"/>
        </w:rPr>
        <w:t xml:space="preserve"> Aquí se ex</w:t>
      </w:r>
      <w:r w:rsidRPr="00BE1DB2">
        <w:rPr>
          <w:rFonts w:ascii="Arial" w:hAnsi="Arial" w:cs="Arial"/>
          <w:color w:val="000000" w:themeColor="text1"/>
        </w:rPr>
        <w:t>plica que problemas se presentaron en el desarrollo y como se solventaron</w:t>
      </w:r>
      <w:r w:rsidR="002D404E" w:rsidRPr="00BE1DB2">
        <w:rPr>
          <w:rFonts w:ascii="Arial" w:hAnsi="Arial" w:cs="Arial"/>
          <w:color w:val="000000" w:themeColor="text1"/>
        </w:rPr>
        <w:t>, se aseguró que las tareas desarrolladas estaban cumpliendo con los requerimientos</w:t>
      </w:r>
      <w:r w:rsidRPr="00BE1DB2">
        <w:rPr>
          <w:rFonts w:ascii="Arial" w:hAnsi="Arial" w:cs="Arial"/>
          <w:color w:val="000000" w:themeColor="text1"/>
        </w:rPr>
        <w:t xml:space="preserve"> </w:t>
      </w:r>
      <w:r w:rsidR="002D404E" w:rsidRPr="00BE1DB2">
        <w:rPr>
          <w:rFonts w:ascii="Arial" w:hAnsi="Arial" w:cs="Arial"/>
          <w:color w:val="000000" w:themeColor="text1"/>
        </w:rPr>
        <w:t>del cliente.</w:t>
      </w:r>
    </w:p>
    <w:p w14:paraId="322C7498"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 xml:space="preserve">Retrospectiva de Sprint (Sprint Retrospective) </w:t>
      </w:r>
    </w:p>
    <w:p w14:paraId="6E81AE5A" w14:textId="6B8D46C0" w:rsidR="008B1DD8" w:rsidRPr="00BE1DB2" w:rsidRDefault="008B1DD8" w:rsidP="0051117F">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 xml:space="preserve">Revisión </w:t>
      </w:r>
      <w:r w:rsidR="00573AF8" w:rsidRPr="00BE1DB2">
        <w:rPr>
          <w:rFonts w:ascii="Arial" w:hAnsi="Arial" w:cs="Arial"/>
          <w:color w:val="000000" w:themeColor="text1"/>
        </w:rPr>
        <w:t>después de cada</w:t>
      </w:r>
      <w:r w:rsidRPr="00BE1DB2">
        <w:rPr>
          <w:rFonts w:ascii="Arial" w:hAnsi="Arial" w:cs="Arial"/>
          <w:color w:val="000000" w:themeColor="text1"/>
        </w:rPr>
        <w:t xml:space="preserve"> sprint, </w:t>
      </w:r>
      <w:r w:rsidR="00573AF8" w:rsidRPr="00BE1DB2">
        <w:rPr>
          <w:rFonts w:ascii="Arial" w:hAnsi="Arial" w:cs="Arial"/>
          <w:color w:val="000000" w:themeColor="text1"/>
        </w:rPr>
        <w:t>donde</w:t>
      </w:r>
      <w:r w:rsidRPr="00BE1DB2">
        <w:rPr>
          <w:rFonts w:ascii="Arial" w:hAnsi="Arial" w:cs="Arial"/>
          <w:color w:val="000000" w:themeColor="text1"/>
        </w:rPr>
        <w:t xml:space="preserve"> el equipo analiza los aspectos de la forma de trabajo y crea un plan de mejoras para aplicar en el próximo sprint, tiene una duración de tres horas </w:t>
      </w:r>
      <w:sdt>
        <w:sdtPr>
          <w:rPr>
            <w:rFonts w:ascii="Arial" w:hAnsi="Arial" w:cs="Arial"/>
            <w:color w:val="000000" w:themeColor="text1"/>
          </w:rPr>
          <w:id w:val="-1354573633"/>
          <w:citation/>
        </w:sdtPr>
        <w:sdtContent>
          <w:r w:rsidR="001B1734">
            <w:rPr>
              <w:rFonts w:ascii="Arial" w:hAnsi="Arial" w:cs="Arial"/>
              <w:color w:val="000000" w:themeColor="text1"/>
            </w:rPr>
            <w:fldChar w:fldCharType="begin"/>
          </w:r>
          <w:r w:rsidR="001B1734">
            <w:rPr>
              <w:rFonts w:ascii="Arial" w:hAnsi="Arial" w:cs="Arial"/>
              <w:color w:val="000000" w:themeColor="text1"/>
            </w:rPr>
            <w:instrText xml:space="preserve"> CITATION Ken13 \l 12298 </w:instrText>
          </w:r>
          <w:r w:rsidR="001B1734">
            <w:rPr>
              <w:rFonts w:ascii="Arial" w:hAnsi="Arial" w:cs="Arial"/>
              <w:color w:val="000000" w:themeColor="text1"/>
            </w:rPr>
            <w:fldChar w:fldCharType="separate"/>
          </w:r>
          <w:r w:rsidR="008A228A" w:rsidRPr="008A228A">
            <w:rPr>
              <w:rFonts w:ascii="Arial" w:hAnsi="Arial" w:cs="Arial"/>
              <w:noProof/>
              <w:color w:val="000000" w:themeColor="text1"/>
            </w:rPr>
            <w:t>[7]</w:t>
          </w:r>
          <w:r w:rsidR="001B1734">
            <w:rPr>
              <w:rFonts w:ascii="Arial" w:hAnsi="Arial" w:cs="Arial"/>
              <w:color w:val="000000" w:themeColor="text1"/>
            </w:rPr>
            <w:fldChar w:fldCharType="end"/>
          </w:r>
        </w:sdtContent>
      </w:sdt>
      <w:r w:rsidRPr="00BE1DB2">
        <w:rPr>
          <w:rFonts w:ascii="Arial" w:hAnsi="Arial" w:cs="Arial"/>
          <w:color w:val="000000" w:themeColor="text1"/>
        </w:rPr>
        <w:t>.</w:t>
      </w:r>
      <w:r w:rsidRPr="00BE1DB2">
        <w:rPr>
          <w:rFonts w:ascii="Arial" w:hAnsi="Arial" w:cs="Arial"/>
          <w:noProof/>
          <w:color w:val="000000" w:themeColor="text1"/>
          <w:lang w:eastAsia="es-EC"/>
        </w:rPr>
        <w:t xml:space="preserve"> </w:t>
      </w:r>
      <w:r w:rsidR="00573AF8" w:rsidRPr="00BE1DB2">
        <w:rPr>
          <w:rFonts w:ascii="Arial" w:hAnsi="Arial" w:cs="Arial"/>
          <w:noProof/>
          <w:color w:val="000000" w:themeColor="text1"/>
          <w:lang w:eastAsia="es-EC"/>
        </w:rPr>
        <w:t xml:space="preserve">El </w:t>
      </w:r>
      <w:r w:rsidR="00943A44">
        <w:rPr>
          <w:rFonts w:ascii="Arial" w:hAnsi="Arial" w:cs="Arial"/>
          <w:noProof/>
          <w:color w:val="000000" w:themeColor="text1"/>
          <w:lang w:eastAsia="es-EC"/>
        </w:rPr>
        <w:t>scrum master</w:t>
      </w:r>
      <w:r w:rsidR="00573AF8" w:rsidRPr="00BE1DB2">
        <w:rPr>
          <w:rFonts w:ascii="Arial" w:hAnsi="Arial" w:cs="Arial"/>
          <w:noProof/>
          <w:color w:val="000000" w:themeColor="text1"/>
          <w:lang w:eastAsia="es-EC"/>
        </w:rPr>
        <w:t xml:space="preserve"> fue quien co</w:t>
      </w:r>
      <w:r w:rsidR="0030512A">
        <w:rPr>
          <w:rFonts w:ascii="Arial" w:hAnsi="Arial" w:cs="Arial"/>
          <w:noProof/>
          <w:color w:val="000000" w:themeColor="text1"/>
          <w:lang w:eastAsia="es-EC"/>
        </w:rPr>
        <w:t>o</w:t>
      </w:r>
      <w:r w:rsidR="00573AF8" w:rsidRPr="00BE1DB2">
        <w:rPr>
          <w:rFonts w:ascii="Arial" w:hAnsi="Arial" w:cs="Arial"/>
          <w:noProof/>
          <w:color w:val="000000" w:themeColor="text1"/>
          <w:lang w:eastAsia="es-EC"/>
        </w:rPr>
        <w:t>rdin</w:t>
      </w:r>
      <w:r w:rsidR="0030512A">
        <w:rPr>
          <w:rFonts w:ascii="Arial" w:hAnsi="Arial" w:cs="Arial"/>
          <w:noProof/>
          <w:color w:val="000000" w:themeColor="text1"/>
          <w:lang w:eastAsia="es-EC"/>
        </w:rPr>
        <w:t>ó</w:t>
      </w:r>
      <w:r w:rsidR="00573AF8" w:rsidRPr="00BE1DB2">
        <w:rPr>
          <w:rFonts w:ascii="Arial" w:hAnsi="Arial" w:cs="Arial"/>
          <w:noProof/>
          <w:color w:val="000000" w:themeColor="text1"/>
          <w:lang w:eastAsia="es-EC"/>
        </w:rPr>
        <w:t xml:space="preserve"> etse evento para analizar todos los detalles en el desarrollo.</w:t>
      </w:r>
    </w:p>
    <w:p w14:paraId="4EE02771" w14:textId="31B3DFC9" w:rsidR="00FD4FED" w:rsidRPr="001B1734" w:rsidRDefault="00573AF8" w:rsidP="001B1734">
      <w:pPr>
        <w:pStyle w:val="Ttulo3"/>
        <w:numPr>
          <w:ilvl w:val="2"/>
          <w:numId w:val="2"/>
        </w:numPr>
        <w:spacing w:line="360" w:lineRule="auto"/>
        <w:ind w:left="142" w:firstLine="0"/>
        <w:rPr>
          <w:rFonts w:ascii="Arial" w:hAnsi="Arial" w:cs="Arial"/>
          <w:b/>
          <w:bCs/>
          <w:color w:val="000000" w:themeColor="text1"/>
        </w:rPr>
      </w:pPr>
      <w:bookmarkStart w:id="67" w:name="_Toc45264817"/>
      <w:r w:rsidRPr="001B1734">
        <w:rPr>
          <w:rFonts w:ascii="Arial" w:hAnsi="Arial" w:cs="Arial"/>
          <w:b/>
          <w:bCs/>
          <w:color w:val="000000" w:themeColor="text1"/>
        </w:rPr>
        <w:t>Artefactos o elementos</w:t>
      </w:r>
      <w:bookmarkEnd w:id="67"/>
    </w:p>
    <w:p w14:paraId="2011C26B" w14:textId="77777777" w:rsidR="00A226E0" w:rsidRPr="001B1734" w:rsidRDefault="00A226E0" w:rsidP="001B1734">
      <w:pPr>
        <w:spacing w:line="360" w:lineRule="auto"/>
        <w:ind w:left="142"/>
        <w:jc w:val="both"/>
        <w:rPr>
          <w:rFonts w:ascii="Arial" w:hAnsi="Arial" w:cs="Arial"/>
          <w:b/>
          <w:color w:val="000000" w:themeColor="text1"/>
        </w:rPr>
      </w:pPr>
      <w:r w:rsidRPr="001B1734">
        <w:rPr>
          <w:rFonts w:ascii="Arial" w:hAnsi="Arial" w:cs="Arial"/>
          <w:b/>
          <w:color w:val="000000" w:themeColor="text1"/>
        </w:rPr>
        <w:t>Lista de Producto (Product Backlog)</w:t>
      </w:r>
    </w:p>
    <w:p w14:paraId="645C41CF" w14:textId="53F0BA75" w:rsidR="00A226E0" w:rsidRPr="00BE1DB2" w:rsidRDefault="00573AF8"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w:t>
      </w:r>
      <w:r w:rsidR="00A226E0" w:rsidRPr="00BE1DB2">
        <w:rPr>
          <w:rFonts w:ascii="Arial" w:hAnsi="Arial" w:cs="Arial"/>
          <w:color w:val="000000" w:themeColor="text1"/>
        </w:rPr>
        <w:t xml:space="preserve"> una lista ordenada de todo lo que podría ser necesario en el </w:t>
      </w:r>
      <w:r w:rsidRPr="00BE1DB2">
        <w:rPr>
          <w:rFonts w:ascii="Arial" w:hAnsi="Arial" w:cs="Arial"/>
          <w:color w:val="000000" w:themeColor="text1"/>
        </w:rPr>
        <w:t>proyecto</w:t>
      </w:r>
      <w:r w:rsidR="00A226E0" w:rsidRPr="00BE1DB2">
        <w:rPr>
          <w:rFonts w:ascii="Arial" w:hAnsi="Arial" w:cs="Arial"/>
          <w:color w:val="000000" w:themeColor="text1"/>
        </w:rPr>
        <w:t xml:space="preserve">, este se escribe tal y como lo detalla </w:t>
      </w:r>
      <w:r w:rsidRPr="00BE1DB2">
        <w:rPr>
          <w:rFonts w:ascii="Arial" w:hAnsi="Arial" w:cs="Arial"/>
          <w:color w:val="000000" w:themeColor="text1"/>
        </w:rPr>
        <w:t>la fundación C</w:t>
      </w:r>
      <w:r w:rsidR="001B1734">
        <w:rPr>
          <w:rFonts w:ascii="Arial" w:hAnsi="Arial" w:cs="Arial"/>
          <w:color w:val="000000" w:themeColor="text1"/>
        </w:rPr>
        <w:t xml:space="preserve">entro </w:t>
      </w:r>
      <w:r w:rsidRPr="00BE1DB2">
        <w:rPr>
          <w:rFonts w:ascii="Arial" w:hAnsi="Arial" w:cs="Arial"/>
          <w:color w:val="000000" w:themeColor="text1"/>
        </w:rPr>
        <w:t>I</w:t>
      </w:r>
      <w:r w:rsidR="001B1734">
        <w:rPr>
          <w:rFonts w:ascii="Arial" w:hAnsi="Arial" w:cs="Arial"/>
          <w:color w:val="000000" w:themeColor="text1"/>
        </w:rPr>
        <w:t xml:space="preserve">ntegra de </w:t>
      </w:r>
      <w:r w:rsidRPr="00BE1DB2">
        <w:rPr>
          <w:rFonts w:ascii="Arial" w:hAnsi="Arial" w:cs="Arial"/>
          <w:color w:val="000000" w:themeColor="text1"/>
        </w:rPr>
        <w:t>D</w:t>
      </w:r>
      <w:r w:rsidR="001B1734">
        <w:rPr>
          <w:rFonts w:ascii="Arial" w:hAnsi="Arial" w:cs="Arial"/>
          <w:color w:val="000000" w:themeColor="text1"/>
        </w:rPr>
        <w:t xml:space="preserve">esarrollo </w:t>
      </w:r>
      <w:r w:rsidRPr="00BE1DB2">
        <w:rPr>
          <w:rFonts w:ascii="Arial" w:hAnsi="Arial" w:cs="Arial"/>
          <w:color w:val="000000" w:themeColor="text1"/>
        </w:rPr>
        <w:t>I</w:t>
      </w:r>
      <w:r w:rsidR="001B1734">
        <w:rPr>
          <w:rFonts w:ascii="Arial" w:hAnsi="Arial" w:cs="Arial"/>
          <w:color w:val="000000" w:themeColor="text1"/>
        </w:rPr>
        <w:t>nfantil</w:t>
      </w:r>
      <w:r w:rsidRPr="00BE1DB2">
        <w:rPr>
          <w:rFonts w:ascii="Arial" w:hAnsi="Arial" w:cs="Arial"/>
          <w:color w:val="000000" w:themeColor="text1"/>
        </w:rPr>
        <w:t xml:space="preserve"> </w:t>
      </w:r>
      <w:r w:rsidR="003F63A7" w:rsidRPr="00BE1DB2">
        <w:rPr>
          <w:rFonts w:ascii="Arial" w:hAnsi="Arial" w:cs="Arial"/>
          <w:color w:val="000000" w:themeColor="text1"/>
        </w:rPr>
        <w:t xml:space="preserve">Alboroto </w:t>
      </w:r>
      <w:sdt>
        <w:sdtPr>
          <w:rPr>
            <w:rFonts w:ascii="Arial" w:hAnsi="Arial" w:cs="Arial"/>
            <w:color w:val="000000" w:themeColor="text1"/>
          </w:rPr>
          <w:id w:val="-164014487"/>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PMO12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[8]</w:t>
          </w:r>
          <w:r w:rsidR="00A67D48">
            <w:rPr>
              <w:rFonts w:ascii="Arial" w:hAnsi="Arial" w:cs="Arial"/>
              <w:color w:val="000000" w:themeColor="text1"/>
            </w:rPr>
            <w:fldChar w:fldCharType="end"/>
          </w:r>
        </w:sdtContent>
      </w:sdt>
      <w:r w:rsidR="00A226E0" w:rsidRPr="00BE1DB2">
        <w:rPr>
          <w:rFonts w:ascii="Arial" w:hAnsi="Arial" w:cs="Arial"/>
          <w:color w:val="000000" w:themeColor="text1"/>
        </w:rPr>
        <w:t xml:space="preserve">, </w:t>
      </w:r>
      <w:r w:rsidRPr="00BE1DB2">
        <w:rPr>
          <w:rFonts w:ascii="Arial" w:hAnsi="Arial" w:cs="Arial"/>
          <w:color w:val="000000" w:themeColor="text1"/>
        </w:rPr>
        <w:t>las cuales sirvieron para el desarrollo de ca</w:t>
      </w:r>
      <w:r w:rsidR="0051117F">
        <w:rPr>
          <w:rFonts w:ascii="Arial" w:hAnsi="Arial" w:cs="Arial"/>
          <w:color w:val="000000" w:themeColor="text1"/>
        </w:rPr>
        <w:t>d</w:t>
      </w:r>
      <w:r w:rsidRPr="00BE1DB2">
        <w:rPr>
          <w:rFonts w:ascii="Arial" w:hAnsi="Arial" w:cs="Arial"/>
          <w:color w:val="000000" w:themeColor="text1"/>
        </w:rPr>
        <w:t>a sprint.</w:t>
      </w:r>
    </w:p>
    <w:p w14:paraId="01EC3F25" w14:textId="77777777" w:rsidR="0051117F" w:rsidRDefault="0051117F" w:rsidP="0051117F">
      <w:pPr>
        <w:keepNext/>
        <w:spacing w:line="360" w:lineRule="auto"/>
        <w:ind w:left="142"/>
        <w:jc w:val="center"/>
      </w:pPr>
      <w:r>
        <w:rPr>
          <w:noProof/>
        </w:rPr>
        <w:drawing>
          <wp:inline distT="0" distB="0" distL="0" distR="0" wp14:anchorId="76696135" wp14:editId="4A53A67E">
            <wp:extent cx="2886728" cy="2714625"/>
            <wp:effectExtent l="0" t="0" r="8890" b="0"/>
            <wp:docPr id="6" name="Imagen 6" descr="Qué es el Backlog? - Muy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Backlog? - Muy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5292" cy="2732082"/>
                    </a:xfrm>
                    <a:prstGeom prst="rect">
                      <a:avLst/>
                    </a:prstGeom>
                    <a:noFill/>
                    <a:ln>
                      <a:noFill/>
                    </a:ln>
                  </pic:spPr>
                </pic:pic>
              </a:graphicData>
            </a:graphic>
          </wp:inline>
        </w:drawing>
      </w:r>
    </w:p>
    <w:p w14:paraId="491642DE" w14:textId="540AFCF8" w:rsidR="00643AC4" w:rsidRPr="0051117F" w:rsidRDefault="0051117F" w:rsidP="0051117F">
      <w:pPr>
        <w:pStyle w:val="Descripcin"/>
        <w:jc w:val="center"/>
        <w:rPr>
          <w:rFonts w:ascii="Arial" w:hAnsi="Arial" w:cs="Arial"/>
          <w:b/>
          <w:bCs/>
          <w:i w:val="0"/>
          <w:iCs w:val="0"/>
          <w:color w:val="000000" w:themeColor="text1"/>
          <w:sz w:val="20"/>
          <w:szCs w:val="20"/>
        </w:rPr>
      </w:pPr>
      <w:bookmarkStart w:id="68" w:name="_Toc45264850"/>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2</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Product Backlog</w:t>
      </w:r>
      <w:bookmarkEnd w:id="68"/>
    </w:p>
    <w:p w14:paraId="3540F2D6" w14:textId="4416947E" w:rsidR="00573AF8" w:rsidRPr="001B1734" w:rsidRDefault="00573AF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lastRenderedPageBreak/>
        <w:t>Historias de Usuario</w:t>
      </w:r>
    </w:p>
    <w:p w14:paraId="1E1793A2" w14:textId="040E5AE2" w:rsidR="00573AF8" w:rsidRPr="008E1770" w:rsidRDefault="004C7B16" w:rsidP="0051117F">
      <w:pPr>
        <w:spacing w:line="360" w:lineRule="auto"/>
        <w:ind w:left="142" w:firstLine="709"/>
        <w:jc w:val="both"/>
        <w:rPr>
          <w:rFonts w:ascii="Arial" w:hAnsi="Arial" w:cs="Arial"/>
          <w:bCs/>
          <w:color w:val="000000" w:themeColor="text1"/>
        </w:rPr>
      </w:pPr>
      <w:r w:rsidRPr="00BE1DB2">
        <w:rPr>
          <w:rFonts w:ascii="Arial" w:hAnsi="Arial" w:cs="Arial"/>
          <w:bCs/>
          <w:color w:val="000000" w:themeColor="text1"/>
        </w:rPr>
        <w:t>Las historias de usuarios sirvieron para que el equipo scrum pueda representar los requerimientos que el cliente solicitaba para el desarrollo del aplicativo</w:t>
      </w:r>
      <w:r w:rsidR="0051117F">
        <w:rPr>
          <w:rFonts w:ascii="Arial" w:hAnsi="Arial" w:cs="Arial"/>
          <w:bCs/>
          <w:color w:val="000000" w:themeColor="text1"/>
        </w:rPr>
        <w:t xml:space="preserve"> </w:t>
      </w:r>
      <w:sdt>
        <w:sdtPr>
          <w:rPr>
            <w:rFonts w:ascii="Arial" w:hAnsi="Arial" w:cs="Arial"/>
            <w:bCs/>
            <w:color w:val="000000" w:themeColor="text1"/>
          </w:rPr>
          <w:id w:val="-689755682"/>
          <w:citation/>
        </w:sdtPr>
        <w:sdtContent>
          <w:r w:rsidR="00A67D48">
            <w:rPr>
              <w:rFonts w:ascii="Arial" w:hAnsi="Arial" w:cs="Arial"/>
              <w:bCs/>
              <w:color w:val="000000" w:themeColor="text1"/>
            </w:rPr>
            <w:fldChar w:fldCharType="begin"/>
          </w:r>
          <w:r w:rsidR="00A67D48">
            <w:rPr>
              <w:rFonts w:ascii="Arial" w:hAnsi="Arial" w:cs="Arial"/>
              <w:bCs/>
              <w:color w:val="000000" w:themeColor="text1"/>
            </w:rPr>
            <w:instrText xml:space="preserve"> CITATION PMO12 \l 12298 </w:instrText>
          </w:r>
          <w:r w:rsidR="00A67D48">
            <w:rPr>
              <w:rFonts w:ascii="Arial" w:hAnsi="Arial" w:cs="Arial"/>
              <w:bCs/>
              <w:color w:val="000000" w:themeColor="text1"/>
            </w:rPr>
            <w:fldChar w:fldCharType="separate"/>
          </w:r>
          <w:r w:rsidR="008A228A" w:rsidRPr="008A228A">
            <w:rPr>
              <w:rFonts w:ascii="Arial" w:hAnsi="Arial" w:cs="Arial"/>
              <w:noProof/>
              <w:color w:val="000000" w:themeColor="text1"/>
            </w:rPr>
            <w:t>[8]</w:t>
          </w:r>
          <w:r w:rsidR="00A67D48">
            <w:rPr>
              <w:rFonts w:ascii="Arial" w:hAnsi="Arial" w:cs="Arial"/>
              <w:bCs/>
              <w:color w:val="000000" w:themeColor="text1"/>
            </w:rPr>
            <w:fldChar w:fldCharType="end"/>
          </w:r>
        </w:sdtContent>
      </w:sdt>
    </w:p>
    <w:p w14:paraId="1CA07EA5" w14:textId="435F2CA8" w:rsidR="00A226E0" w:rsidRPr="001B1734" w:rsidRDefault="00A226E0"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Lista de Pendientes del Sprint (Sprint Backlog)</w:t>
      </w:r>
    </w:p>
    <w:p w14:paraId="542752D0" w14:textId="0671762F" w:rsidR="00A226E0" w:rsidRPr="00BE1DB2" w:rsidRDefault="00A226E0" w:rsidP="0051117F">
      <w:pPr>
        <w:pStyle w:val="Textoindependiente"/>
        <w:spacing w:before="136" w:line="360" w:lineRule="auto"/>
        <w:ind w:left="142" w:right="-1" w:firstLine="709"/>
        <w:jc w:val="both"/>
        <w:rPr>
          <w:color w:val="000000" w:themeColor="text1"/>
          <w:sz w:val="22"/>
          <w:lang w:val="es-EC"/>
        </w:rPr>
      </w:pPr>
      <w:r w:rsidRPr="00BE1DB2">
        <w:rPr>
          <w:color w:val="000000" w:themeColor="text1"/>
          <w:sz w:val="22"/>
          <w:lang w:val="es-EC"/>
        </w:rPr>
        <w:t xml:space="preserve">Es el conjunto de elementos del product backlog seleccionados para el sprint, que se van a realizar o son necesarios para cumplir el objetivo del sprint </w:t>
      </w:r>
      <w:sdt>
        <w:sdtPr>
          <w:rPr>
            <w:color w:val="000000" w:themeColor="text1"/>
            <w:sz w:val="22"/>
            <w:lang w:val="es-EC"/>
          </w:rPr>
          <w:id w:val="786173148"/>
          <w:citation/>
        </w:sdtPr>
        <w:sdtContent>
          <w:r w:rsidR="00A67D48">
            <w:rPr>
              <w:color w:val="000000" w:themeColor="text1"/>
              <w:sz w:val="22"/>
              <w:lang w:val="es-EC"/>
            </w:rPr>
            <w:fldChar w:fldCharType="begin"/>
          </w:r>
          <w:r w:rsidR="00A67D48">
            <w:rPr>
              <w:color w:val="000000" w:themeColor="text1"/>
              <w:lang w:val="es-EC"/>
            </w:rPr>
            <w:instrText xml:space="preserve"> CITATION PMO12 \l 12298 </w:instrText>
          </w:r>
          <w:r w:rsidR="00A67D48">
            <w:rPr>
              <w:color w:val="000000" w:themeColor="text1"/>
              <w:sz w:val="22"/>
              <w:lang w:val="es-EC"/>
            </w:rPr>
            <w:fldChar w:fldCharType="separate"/>
          </w:r>
          <w:r w:rsidR="008A228A" w:rsidRPr="008A228A">
            <w:rPr>
              <w:noProof/>
              <w:color w:val="000000" w:themeColor="text1"/>
              <w:lang w:val="es-EC"/>
            </w:rPr>
            <w:t>[8]</w:t>
          </w:r>
          <w:r w:rsidR="00A67D48">
            <w:rPr>
              <w:color w:val="000000" w:themeColor="text1"/>
              <w:sz w:val="22"/>
              <w:lang w:val="es-EC"/>
            </w:rPr>
            <w:fldChar w:fldCharType="end"/>
          </w:r>
        </w:sdtContent>
      </w:sdt>
      <w:r w:rsidR="0051117F">
        <w:rPr>
          <w:color w:val="000000" w:themeColor="text1"/>
          <w:lang w:val="es-EC"/>
        </w:rPr>
        <w:t>.</w:t>
      </w:r>
      <w:r w:rsidRPr="00BE1DB2">
        <w:rPr>
          <w:color w:val="000000" w:themeColor="text1"/>
          <w:sz w:val="22"/>
          <w:lang w:val="es-EC"/>
        </w:rPr>
        <w:t xml:space="preserve"> </w:t>
      </w:r>
      <w:r w:rsidR="0051117F">
        <w:rPr>
          <w:color w:val="000000" w:themeColor="text1"/>
          <w:sz w:val="22"/>
          <w:lang w:val="es-EC"/>
        </w:rPr>
        <w:t>C</w:t>
      </w:r>
      <w:r w:rsidRPr="00BE1DB2">
        <w:rPr>
          <w:color w:val="000000" w:themeColor="text1"/>
          <w:sz w:val="22"/>
          <w:lang w:val="es-EC"/>
        </w:rPr>
        <w:t>on el equipo scrum se realizó una lista de las tareas que se tenían que desarrollar y que se debía finalizar para culminar cada sprint</w:t>
      </w:r>
      <w:r w:rsidRPr="00BE1DB2">
        <w:rPr>
          <w:color w:val="000000" w:themeColor="text1"/>
          <w:w w:val="105"/>
          <w:sz w:val="22"/>
          <w:lang w:val="es-EC"/>
        </w:rPr>
        <w:t>.</w:t>
      </w:r>
      <w:r w:rsidRPr="00BE1DB2">
        <w:rPr>
          <w:color w:val="000000" w:themeColor="text1"/>
          <w:sz w:val="22"/>
          <w:lang w:val="es-EC"/>
        </w:rPr>
        <w:t xml:space="preserve"> </w:t>
      </w:r>
    </w:p>
    <w:p w14:paraId="3E93E66F" w14:textId="77777777" w:rsidR="0051117F" w:rsidRDefault="00A226E0" w:rsidP="0051117F">
      <w:pPr>
        <w:pStyle w:val="Textoindependiente"/>
        <w:keepNext/>
        <w:spacing w:before="136" w:line="360" w:lineRule="auto"/>
        <w:ind w:left="142" w:right="-1"/>
        <w:jc w:val="center"/>
      </w:pPr>
      <w:r w:rsidRPr="00F947A1">
        <w:rPr>
          <w:noProof/>
          <w:color w:val="000000" w:themeColor="text1"/>
          <w:lang w:val="es-ES" w:eastAsia="es-ES"/>
        </w:rPr>
        <w:drawing>
          <wp:inline distT="0" distB="0" distL="0" distR="0" wp14:anchorId="69413DDA" wp14:editId="6EEF593F">
            <wp:extent cx="5439560" cy="209144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353" cy="2119435"/>
                    </a:xfrm>
                    <a:prstGeom prst="rect">
                      <a:avLst/>
                    </a:prstGeom>
                  </pic:spPr>
                </pic:pic>
              </a:graphicData>
            </a:graphic>
          </wp:inline>
        </w:drawing>
      </w:r>
    </w:p>
    <w:p w14:paraId="6B8D3334" w14:textId="660F5A03" w:rsidR="00643AC4" w:rsidRPr="0051117F" w:rsidRDefault="0051117F" w:rsidP="0051117F">
      <w:pPr>
        <w:pStyle w:val="Descripcin"/>
        <w:jc w:val="center"/>
        <w:rPr>
          <w:rFonts w:ascii="Arial" w:hAnsi="Arial" w:cs="Arial"/>
          <w:b/>
          <w:bCs/>
          <w:i w:val="0"/>
          <w:iCs w:val="0"/>
          <w:color w:val="000000" w:themeColor="text1"/>
          <w:sz w:val="20"/>
          <w:szCs w:val="20"/>
        </w:rPr>
      </w:pPr>
      <w:bookmarkStart w:id="69" w:name="_Toc45264851"/>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3</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Diagrama del ciclo iterativo scrum</w:t>
      </w:r>
      <w:bookmarkEnd w:id="69"/>
    </w:p>
    <w:p w14:paraId="1E25D5AA" w14:textId="77777777" w:rsidR="00A226E0" w:rsidRPr="008E1770" w:rsidRDefault="00A226E0" w:rsidP="006C5FFE">
      <w:pPr>
        <w:spacing w:line="360" w:lineRule="auto"/>
        <w:ind w:left="142"/>
        <w:jc w:val="both"/>
        <w:rPr>
          <w:rFonts w:ascii="Arial" w:hAnsi="Arial" w:cs="Arial"/>
          <w:b/>
          <w:color w:val="000000" w:themeColor="text1"/>
          <w:sz w:val="24"/>
          <w:szCs w:val="24"/>
        </w:rPr>
      </w:pPr>
      <w:r w:rsidRPr="008E1770">
        <w:rPr>
          <w:rFonts w:ascii="Arial" w:hAnsi="Arial" w:cs="Arial"/>
          <w:b/>
          <w:color w:val="000000" w:themeColor="text1"/>
          <w:sz w:val="24"/>
          <w:szCs w:val="24"/>
        </w:rPr>
        <w:t xml:space="preserve">Incremento </w:t>
      </w:r>
    </w:p>
    <w:p w14:paraId="2C82A4DD" w14:textId="60AD1093" w:rsidR="00A226E0" w:rsidRPr="00BE1DB2" w:rsidRDefault="00A226E0" w:rsidP="0051117F">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 xml:space="preserve">El </w:t>
      </w:r>
      <w:r w:rsidR="0051117F">
        <w:rPr>
          <w:rFonts w:ascii="Arial" w:hAnsi="Arial" w:cs="Arial"/>
          <w:color w:val="000000" w:themeColor="text1"/>
        </w:rPr>
        <w:t>i</w:t>
      </w:r>
      <w:r w:rsidRPr="00BE1DB2">
        <w:rPr>
          <w:rFonts w:ascii="Arial" w:hAnsi="Arial" w:cs="Arial"/>
          <w:color w:val="000000" w:themeColor="text1"/>
        </w:rPr>
        <w:t xml:space="preserve">ncremento es la suma de todos los elementos del product backlog completados durante un </w:t>
      </w:r>
      <w:r w:rsidR="0051117F">
        <w:rPr>
          <w:rFonts w:ascii="Arial" w:hAnsi="Arial" w:cs="Arial"/>
          <w:color w:val="000000" w:themeColor="text1"/>
        </w:rPr>
        <w:t>s</w:t>
      </w:r>
      <w:r w:rsidRPr="00BE1DB2">
        <w:rPr>
          <w:rFonts w:ascii="Arial" w:hAnsi="Arial" w:cs="Arial"/>
          <w:color w:val="000000" w:themeColor="text1"/>
        </w:rPr>
        <w:t xml:space="preserve">print y el valor de los incrementos de todos los </w:t>
      </w:r>
      <w:r w:rsidR="0051117F">
        <w:rPr>
          <w:rFonts w:ascii="Arial" w:hAnsi="Arial" w:cs="Arial"/>
          <w:color w:val="000000" w:themeColor="text1"/>
        </w:rPr>
        <w:t>s</w:t>
      </w:r>
      <w:r w:rsidRPr="00BE1DB2">
        <w:rPr>
          <w:rFonts w:ascii="Arial" w:hAnsi="Arial" w:cs="Arial"/>
          <w:color w:val="000000" w:themeColor="text1"/>
        </w:rPr>
        <w:t xml:space="preserve">print </w:t>
      </w:r>
      <w:r w:rsidR="00B8351F" w:rsidRPr="00BE1DB2">
        <w:rPr>
          <w:rFonts w:ascii="Arial" w:hAnsi="Arial" w:cs="Arial"/>
          <w:color w:val="000000" w:themeColor="text1"/>
        </w:rPr>
        <w:t xml:space="preserve">anteriores </w:t>
      </w:r>
      <w:sdt>
        <w:sdtPr>
          <w:rPr>
            <w:rFonts w:ascii="Arial" w:hAnsi="Arial" w:cs="Arial"/>
            <w:color w:val="000000" w:themeColor="text1"/>
          </w:rPr>
          <w:id w:val="-1926799891"/>
          <w:citation/>
        </w:sdtPr>
        <w:sdtContent>
          <w:r w:rsidR="001B1734">
            <w:rPr>
              <w:rFonts w:ascii="Arial" w:hAnsi="Arial" w:cs="Arial"/>
              <w:color w:val="000000" w:themeColor="text1"/>
            </w:rPr>
            <w:fldChar w:fldCharType="begin"/>
          </w:r>
          <w:r w:rsidR="001B1734">
            <w:rPr>
              <w:rFonts w:ascii="Arial" w:hAnsi="Arial" w:cs="Arial"/>
              <w:color w:val="000000" w:themeColor="text1"/>
            </w:rPr>
            <w:instrText xml:space="preserve"> CITATION PMO12 \l 12298 </w:instrText>
          </w:r>
          <w:r w:rsidR="001B1734">
            <w:rPr>
              <w:rFonts w:ascii="Arial" w:hAnsi="Arial" w:cs="Arial"/>
              <w:color w:val="000000" w:themeColor="text1"/>
            </w:rPr>
            <w:fldChar w:fldCharType="separate"/>
          </w:r>
          <w:r w:rsidR="008A228A" w:rsidRPr="008A228A">
            <w:rPr>
              <w:rFonts w:ascii="Arial" w:hAnsi="Arial" w:cs="Arial"/>
              <w:noProof/>
              <w:color w:val="000000" w:themeColor="text1"/>
            </w:rPr>
            <w:t>[8]</w:t>
          </w:r>
          <w:r w:rsidR="001B1734">
            <w:rPr>
              <w:rFonts w:ascii="Arial" w:hAnsi="Arial" w:cs="Arial"/>
              <w:color w:val="000000" w:themeColor="text1"/>
            </w:rPr>
            <w:fldChar w:fldCharType="end"/>
          </w:r>
        </w:sdtContent>
      </w:sdt>
      <w:r w:rsidR="004C7B16" w:rsidRPr="00BE1DB2">
        <w:rPr>
          <w:rFonts w:ascii="Arial" w:hAnsi="Arial" w:cs="Arial"/>
          <w:color w:val="000000" w:themeColor="text1"/>
        </w:rPr>
        <w:t xml:space="preserve">, una vez completada todas las tareas que correspondieron a un sprint, fue decisión del </w:t>
      </w:r>
      <w:r w:rsidR="00943A44">
        <w:rPr>
          <w:rFonts w:ascii="Arial" w:hAnsi="Arial" w:cs="Arial"/>
          <w:color w:val="000000" w:themeColor="text1"/>
        </w:rPr>
        <w:t>product owner</w:t>
      </w:r>
      <w:r w:rsidR="004C7B16" w:rsidRPr="00BE1DB2">
        <w:rPr>
          <w:rFonts w:ascii="Arial" w:hAnsi="Arial" w:cs="Arial"/>
          <w:color w:val="000000" w:themeColor="text1"/>
        </w:rPr>
        <w:t xml:space="preserve"> ponerlo en producción.</w:t>
      </w:r>
      <w:r w:rsidRPr="00BE1DB2">
        <w:rPr>
          <w:rFonts w:ascii="Arial" w:hAnsi="Arial" w:cs="Arial"/>
          <w:noProof/>
          <w:color w:val="000000" w:themeColor="text1"/>
          <w:lang w:eastAsia="es-EC"/>
        </w:rPr>
        <w:t xml:space="preserve"> </w:t>
      </w:r>
    </w:p>
    <w:p w14:paraId="485C1292" w14:textId="77777777" w:rsidR="0051117F" w:rsidRDefault="00A226E0" w:rsidP="0051117F">
      <w:pPr>
        <w:keepNext/>
        <w:spacing w:line="360" w:lineRule="auto"/>
        <w:ind w:left="142"/>
        <w:jc w:val="both"/>
      </w:pPr>
      <w:r w:rsidRPr="00F947A1">
        <w:rPr>
          <w:rFonts w:ascii="Arial" w:hAnsi="Arial" w:cs="Arial"/>
          <w:noProof/>
          <w:color w:val="000000" w:themeColor="text1"/>
          <w:lang w:val="es-ES" w:eastAsia="es-ES"/>
        </w:rPr>
        <w:drawing>
          <wp:inline distT="0" distB="0" distL="0" distR="0" wp14:anchorId="12294C4F" wp14:editId="61564F97">
            <wp:extent cx="5474258" cy="163424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4953" cy="1661321"/>
                    </a:xfrm>
                    <a:prstGeom prst="rect">
                      <a:avLst/>
                    </a:prstGeom>
                  </pic:spPr>
                </pic:pic>
              </a:graphicData>
            </a:graphic>
          </wp:inline>
        </w:drawing>
      </w:r>
    </w:p>
    <w:p w14:paraId="29697076" w14:textId="2F707E66" w:rsidR="00DE4924" w:rsidRPr="0051117F" w:rsidRDefault="0051117F" w:rsidP="0051117F">
      <w:pPr>
        <w:pStyle w:val="Descripcin"/>
        <w:jc w:val="center"/>
        <w:rPr>
          <w:rFonts w:ascii="Arial" w:hAnsi="Arial" w:cs="Arial"/>
          <w:b/>
          <w:bCs/>
          <w:i w:val="0"/>
          <w:iCs w:val="0"/>
          <w:color w:val="000000" w:themeColor="text1"/>
          <w:sz w:val="20"/>
          <w:szCs w:val="20"/>
        </w:rPr>
      </w:pPr>
      <w:bookmarkStart w:id="70" w:name="_Toc45264852"/>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4</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Incremento iterativo / continuo</w:t>
      </w:r>
      <w:bookmarkEnd w:id="70"/>
    </w:p>
    <w:p w14:paraId="09338F42" w14:textId="4694202C" w:rsidR="00A226E0" w:rsidRPr="001B1734" w:rsidRDefault="004C7B16" w:rsidP="006C5FFE">
      <w:pPr>
        <w:pStyle w:val="Ttulo2"/>
        <w:numPr>
          <w:ilvl w:val="1"/>
          <w:numId w:val="2"/>
        </w:numPr>
        <w:spacing w:line="360" w:lineRule="auto"/>
        <w:ind w:left="142" w:firstLine="0"/>
        <w:rPr>
          <w:rFonts w:ascii="Arial" w:hAnsi="Arial" w:cs="Arial"/>
          <w:b/>
          <w:bCs/>
          <w:color w:val="000000" w:themeColor="text1"/>
          <w:sz w:val="28"/>
          <w:szCs w:val="28"/>
        </w:rPr>
      </w:pPr>
      <w:bookmarkStart w:id="71" w:name="_Toc45264818"/>
      <w:r w:rsidRPr="001B1734">
        <w:rPr>
          <w:rFonts w:ascii="Arial" w:hAnsi="Arial" w:cs="Arial"/>
          <w:b/>
          <w:bCs/>
          <w:color w:val="000000" w:themeColor="text1"/>
          <w:sz w:val="28"/>
          <w:szCs w:val="28"/>
        </w:rPr>
        <w:lastRenderedPageBreak/>
        <w:t xml:space="preserve">Análisis y </w:t>
      </w:r>
      <w:r w:rsidR="00A226E0" w:rsidRPr="001B1734">
        <w:rPr>
          <w:rFonts w:ascii="Arial" w:hAnsi="Arial" w:cs="Arial"/>
          <w:b/>
          <w:bCs/>
          <w:color w:val="000000" w:themeColor="text1"/>
          <w:sz w:val="28"/>
          <w:szCs w:val="28"/>
        </w:rPr>
        <w:t>Levantamientos de requerimientos</w:t>
      </w:r>
      <w:bookmarkEnd w:id="71"/>
    </w:p>
    <w:p w14:paraId="01E0EC3E" w14:textId="42B82190" w:rsidR="00A226E0" w:rsidRPr="00BE1DB2" w:rsidRDefault="00A226E0" w:rsidP="0051117F">
      <w:pPr>
        <w:spacing w:line="360" w:lineRule="auto"/>
        <w:ind w:left="142" w:firstLine="709"/>
        <w:jc w:val="both"/>
        <w:rPr>
          <w:rFonts w:ascii="Arial" w:hAnsi="Arial" w:cs="Arial"/>
        </w:rPr>
      </w:pPr>
      <w:r w:rsidRPr="00BE1DB2">
        <w:rPr>
          <w:rFonts w:ascii="Arial" w:hAnsi="Arial" w:cs="Arial"/>
        </w:rPr>
        <w:t xml:space="preserve">Para el levantamiento de requerimientos se realizaron varias entrevistas con el </w:t>
      </w:r>
      <w:r w:rsidR="00943A44">
        <w:rPr>
          <w:rFonts w:ascii="Arial" w:hAnsi="Arial" w:cs="Arial"/>
        </w:rPr>
        <w:t>product owner</w:t>
      </w:r>
      <w:r w:rsidRPr="00BE1DB2">
        <w:rPr>
          <w:rFonts w:ascii="Arial" w:hAnsi="Arial" w:cs="Arial"/>
        </w:rPr>
        <w:t>, las cuales son necesarias para identificar y analizar lo que realizan los niños en las escuelas y así determinar qué es lo que deseamos hacer y cómo podremos resolverlo.</w:t>
      </w:r>
    </w:p>
    <w:p w14:paraId="2CD3B847" w14:textId="4A320333" w:rsidR="00A226E0" w:rsidRPr="00BE1DB2" w:rsidRDefault="00A226E0"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entrevista con la fundación Centro Integral de Desarrollo Infantil Alboroto y los niños de 3 a 5 años permitió obtener una mejor perspectiva del modo de aprendizaje y desarrollo de las actividades diarias que realizan los niños en las escuelas</w:t>
      </w:r>
      <w:r w:rsidR="0051117F">
        <w:rPr>
          <w:rFonts w:ascii="Arial" w:hAnsi="Arial" w:cs="Arial"/>
          <w:color w:val="000000" w:themeColor="text1"/>
        </w:rPr>
        <w:t>,</w:t>
      </w:r>
      <w:r w:rsidRPr="00BE1DB2">
        <w:rPr>
          <w:rFonts w:ascii="Arial" w:hAnsi="Arial" w:cs="Arial"/>
          <w:color w:val="000000" w:themeColor="text1"/>
        </w:rPr>
        <w:t xml:space="preserve"> </w:t>
      </w:r>
      <w:r w:rsidR="0051117F">
        <w:rPr>
          <w:rFonts w:ascii="Arial" w:hAnsi="Arial" w:cs="Arial"/>
          <w:color w:val="000000" w:themeColor="text1"/>
        </w:rPr>
        <w:t>v</w:t>
      </w:r>
      <w:r w:rsidRPr="00BE1DB2">
        <w:rPr>
          <w:rFonts w:ascii="Arial" w:hAnsi="Arial" w:cs="Arial"/>
          <w:color w:val="000000" w:themeColor="text1"/>
        </w:rPr>
        <w:t>er</w:t>
      </w:r>
      <w:r w:rsidR="00667153">
        <w:rPr>
          <w:rFonts w:ascii="Arial" w:hAnsi="Arial" w:cs="Arial"/>
          <w:color w:val="000000" w:themeColor="text1"/>
        </w:rPr>
        <w:t xml:space="preserve"> tabla 1</w:t>
      </w:r>
      <w:r w:rsidRPr="00BE1DB2">
        <w:rPr>
          <w:rFonts w:ascii="Arial" w:hAnsi="Arial" w:cs="Arial"/>
          <w:color w:val="000000" w:themeColor="text1"/>
        </w:rPr>
        <w:t xml:space="preserve"> </w:t>
      </w:r>
      <w:r w:rsidRPr="00BE1DB2">
        <w:rPr>
          <w:rFonts w:ascii="Arial" w:hAnsi="Arial" w:cs="Arial"/>
          <w:b/>
          <w:bCs/>
          <w:color w:val="000000" w:themeColor="text1"/>
        </w:rPr>
        <w:t>Anexo A</w:t>
      </w:r>
      <w:r w:rsidR="0051117F">
        <w:rPr>
          <w:rFonts w:ascii="Arial" w:hAnsi="Arial" w:cs="Arial"/>
          <w:color w:val="000000" w:themeColor="text1"/>
        </w:rPr>
        <w:t>.</w:t>
      </w:r>
    </w:p>
    <w:p w14:paraId="515146A6" w14:textId="77777777" w:rsidR="00A226E0" w:rsidRPr="00BE1DB2" w:rsidRDefault="00A226E0"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Además, se visualizaron los diferentes procesos que tendría la aplicación los cuales son:</w:t>
      </w:r>
    </w:p>
    <w:p w14:paraId="36102A64" w14:textId="4E038AAF"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b/>
          <w:color w:val="000000" w:themeColor="text1"/>
        </w:rPr>
        <w:t xml:space="preserve">Rol de Administrador: </w:t>
      </w:r>
      <w:r w:rsidRPr="00BE1DB2">
        <w:rPr>
          <w:rFonts w:ascii="Arial" w:hAnsi="Arial" w:cs="Arial"/>
          <w:color w:val="000000" w:themeColor="text1"/>
        </w:rPr>
        <w:t>Corresponde al administrador del aplicativo encargado de mejorarlo con nuevos módulos para un mejor desenvolvimiento y aprendizaje de los niños de 3 a 5 años</w:t>
      </w:r>
      <w:r w:rsidR="0051117F">
        <w:rPr>
          <w:rFonts w:ascii="Arial" w:hAnsi="Arial" w:cs="Arial"/>
          <w:color w:val="000000" w:themeColor="text1"/>
        </w:rPr>
        <w:t>.</w:t>
      </w:r>
    </w:p>
    <w:p w14:paraId="4F02CBA5" w14:textId="537F582B" w:rsidR="00A226E0" w:rsidRPr="004800F6" w:rsidRDefault="00A226E0" w:rsidP="004800F6">
      <w:pPr>
        <w:spacing w:line="360" w:lineRule="auto"/>
        <w:ind w:left="142"/>
        <w:jc w:val="both"/>
        <w:rPr>
          <w:rFonts w:ascii="Arial" w:hAnsi="Arial" w:cs="Arial"/>
          <w:color w:val="000000" w:themeColor="text1"/>
        </w:rPr>
      </w:pPr>
      <w:r w:rsidRPr="00BE1DB2">
        <w:rPr>
          <w:rFonts w:ascii="Arial" w:hAnsi="Arial" w:cs="Arial"/>
          <w:b/>
          <w:color w:val="000000" w:themeColor="text1"/>
        </w:rPr>
        <w:t>Rol de Organización:</w:t>
      </w:r>
      <w:r w:rsidRPr="00BE1DB2">
        <w:rPr>
          <w:rFonts w:ascii="Arial" w:hAnsi="Arial" w:cs="Arial"/>
          <w:color w:val="000000" w:themeColor="text1"/>
        </w:rPr>
        <w:t xml:space="preserve"> Corresponde a cada una de las entidades externas de la fundación, es decir cada niño o estudiante solicitante del servicio que el aplicativo brinda, en donde se presentará nuevas ideas con su respectiva información y poder solventarlo</w:t>
      </w:r>
      <w:r w:rsidR="0051117F">
        <w:rPr>
          <w:rFonts w:ascii="Arial" w:hAnsi="Arial" w:cs="Arial"/>
          <w:color w:val="000000" w:themeColor="text1"/>
        </w:rPr>
        <w:t>.</w:t>
      </w:r>
    </w:p>
    <w:p w14:paraId="6B45B883" w14:textId="51FD3FEF" w:rsidR="004800F6" w:rsidRPr="004800F6" w:rsidRDefault="004800F6" w:rsidP="004800F6">
      <w:pPr>
        <w:pStyle w:val="Descripcin"/>
        <w:keepNext/>
        <w:jc w:val="center"/>
        <w:rPr>
          <w:rFonts w:ascii="Arial" w:hAnsi="Arial" w:cs="Arial"/>
          <w:b/>
          <w:bCs/>
          <w:i w:val="0"/>
          <w:iCs w:val="0"/>
          <w:color w:val="000000" w:themeColor="text1"/>
          <w:sz w:val="20"/>
          <w:szCs w:val="20"/>
        </w:rPr>
      </w:pPr>
      <w:bookmarkStart w:id="72" w:name="_Toc45264870"/>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II</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Asignación de roles</w:t>
      </w:r>
      <w:bookmarkEnd w:id="72"/>
    </w:p>
    <w:tbl>
      <w:tblPr>
        <w:tblStyle w:val="Tablaconcuadrcula"/>
        <w:tblW w:w="8500" w:type="dxa"/>
        <w:tblLook w:val="04A0" w:firstRow="1" w:lastRow="0" w:firstColumn="1" w:lastColumn="0" w:noHBand="0" w:noVBand="1"/>
        <w:tblPrChange w:id="73" w:author="Diego Andrés Villavicencio Cando" w:date="2020-06-07T12:21:00Z">
          <w:tblPr>
            <w:tblStyle w:val="Tablaconcuadrcula5oscura-nfasis1"/>
            <w:tblW w:w="8599" w:type="dxa"/>
            <w:tblLook w:val="04A0" w:firstRow="1" w:lastRow="0" w:firstColumn="1" w:lastColumn="0" w:noHBand="0" w:noVBand="1"/>
          </w:tblPr>
        </w:tblPrChange>
      </w:tblPr>
      <w:tblGrid>
        <w:gridCol w:w="1716"/>
        <w:gridCol w:w="6784"/>
        <w:tblGridChange w:id="74">
          <w:tblGrid>
            <w:gridCol w:w="4628"/>
            <w:gridCol w:w="3971"/>
          </w:tblGrid>
        </w:tblGridChange>
      </w:tblGrid>
      <w:tr w:rsidR="00A226E0" w:rsidRPr="00BE1DB2" w14:paraId="71EE2273" w14:textId="77777777" w:rsidTr="004800F6">
        <w:trPr>
          <w:trHeight w:val="428"/>
          <w:trPrChange w:id="75" w:author="Diego Andrés Villavicencio Cando" w:date="2020-06-07T12:21:00Z">
            <w:trPr>
              <w:trHeight w:val="428"/>
            </w:trPr>
          </w:trPrChange>
        </w:trPr>
        <w:tc>
          <w:tcPr>
            <w:tcW w:w="1716" w:type="dxa"/>
            <w:tcPrChange w:id="76" w:author="Diego Andrés Villavicencio Cando" w:date="2020-06-07T12:21:00Z">
              <w:tcPr>
                <w:tcW w:w="0" w:type="dxa"/>
              </w:tcPr>
            </w:tcPrChange>
          </w:tcPr>
          <w:p w14:paraId="394B5268" w14:textId="77777777" w:rsidR="00A226E0" w:rsidRPr="00BE1DB2" w:rsidRDefault="00A226E0" w:rsidP="006C5FFE">
            <w:pPr>
              <w:spacing w:line="360" w:lineRule="auto"/>
              <w:ind w:left="142"/>
              <w:jc w:val="both"/>
              <w:rPr>
                <w:rFonts w:ascii="Arial" w:hAnsi="Arial" w:cs="Arial"/>
                <w:color w:val="000000" w:themeColor="text1"/>
              </w:rPr>
            </w:pPr>
            <w:commentRangeStart w:id="77"/>
            <w:r w:rsidRPr="00BE1DB2">
              <w:rPr>
                <w:rFonts w:ascii="Arial" w:hAnsi="Arial" w:cs="Arial"/>
                <w:color w:val="000000" w:themeColor="text1"/>
              </w:rPr>
              <w:t>Roles</w:t>
            </w:r>
          </w:p>
        </w:tc>
        <w:tc>
          <w:tcPr>
            <w:tcW w:w="6784" w:type="dxa"/>
            <w:tcPrChange w:id="78" w:author="Diego Andrés Villavicencio Cando" w:date="2020-06-07T12:21:00Z">
              <w:tcPr>
                <w:tcW w:w="0" w:type="dxa"/>
              </w:tcPr>
            </w:tcPrChange>
          </w:tcPr>
          <w:p w14:paraId="19A534FA"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Descripción</w:t>
            </w:r>
          </w:p>
        </w:tc>
      </w:tr>
      <w:tr w:rsidR="00A226E0" w:rsidRPr="00BE1DB2" w14:paraId="5AD6097F" w14:textId="77777777" w:rsidTr="004800F6">
        <w:trPr>
          <w:trHeight w:val="689"/>
          <w:trPrChange w:id="79" w:author="Diego Andrés Villavicencio Cando" w:date="2020-06-07T12:21:00Z">
            <w:trPr>
              <w:trHeight w:val="689"/>
            </w:trPr>
          </w:trPrChange>
        </w:trPr>
        <w:tc>
          <w:tcPr>
            <w:tcW w:w="1716" w:type="dxa"/>
            <w:tcPrChange w:id="80" w:author="Diego Andrés Villavicencio Cando" w:date="2020-06-07T12:21:00Z">
              <w:tcPr>
                <w:tcW w:w="0" w:type="dxa"/>
              </w:tcPr>
            </w:tcPrChange>
          </w:tcPr>
          <w:p w14:paraId="57AC887E"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6784" w:type="dxa"/>
            <w:tcPrChange w:id="81" w:author="Diego Andrés Villavicencio Cando" w:date="2020-06-07T12:21:00Z">
              <w:tcPr>
                <w:tcW w:w="0" w:type="dxa"/>
              </w:tcPr>
            </w:tcPrChange>
          </w:tcPr>
          <w:p w14:paraId="10FD2736"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Es la persona encargada de aceptar o rechazar las solicitudes enviadas por la organización</w:t>
            </w:r>
          </w:p>
        </w:tc>
      </w:tr>
      <w:tr w:rsidR="00A226E0" w:rsidRPr="00BE1DB2" w14:paraId="109AEE97" w14:textId="77777777" w:rsidTr="004800F6">
        <w:trPr>
          <w:trHeight w:val="447"/>
          <w:trPrChange w:id="82" w:author="Diego Andrés Villavicencio Cando" w:date="2020-06-07T12:21:00Z">
            <w:trPr>
              <w:trHeight w:val="447"/>
            </w:trPr>
          </w:trPrChange>
        </w:trPr>
        <w:tc>
          <w:tcPr>
            <w:tcW w:w="1716" w:type="dxa"/>
            <w:tcPrChange w:id="83" w:author="Diego Andrés Villavicencio Cando" w:date="2020-06-07T12:21:00Z">
              <w:tcPr>
                <w:tcW w:w="0" w:type="dxa"/>
              </w:tcPr>
            </w:tcPrChange>
          </w:tcPr>
          <w:p w14:paraId="603746E5"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Organización</w:t>
            </w:r>
          </w:p>
        </w:tc>
        <w:tc>
          <w:tcPr>
            <w:tcW w:w="6784" w:type="dxa"/>
            <w:tcPrChange w:id="84" w:author="Diego Andrés Villavicencio Cando" w:date="2020-06-07T12:21:00Z">
              <w:tcPr>
                <w:tcW w:w="0" w:type="dxa"/>
              </w:tcPr>
            </w:tcPrChange>
          </w:tcPr>
          <w:p w14:paraId="43A79F66" w14:textId="77777777" w:rsidR="00A226E0" w:rsidRPr="00BE1DB2" w:rsidRDefault="00A226E0" w:rsidP="006C5FFE">
            <w:pPr>
              <w:keepNext/>
              <w:spacing w:line="360" w:lineRule="auto"/>
              <w:ind w:left="142"/>
              <w:jc w:val="both"/>
              <w:rPr>
                <w:rFonts w:ascii="Arial" w:hAnsi="Arial" w:cs="Arial"/>
                <w:color w:val="000000" w:themeColor="text1"/>
              </w:rPr>
            </w:pPr>
            <w:r w:rsidRPr="00BE1DB2">
              <w:rPr>
                <w:rFonts w:ascii="Arial" w:hAnsi="Arial" w:cs="Arial"/>
                <w:color w:val="000000" w:themeColor="text1"/>
              </w:rPr>
              <w:t xml:space="preserve">Son las encargadas de enviar solicitudes o peticiones </w:t>
            </w:r>
            <w:commentRangeEnd w:id="77"/>
            <w:r w:rsidR="003473DE">
              <w:rPr>
                <w:rStyle w:val="Refdecomentario"/>
              </w:rPr>
              <w:commentReference w:id="77"/>
            </w:r>
          </w:p>
        </w:tc>
      </w:tr>
    </w:tbl>
    <w:p w14:paraId="6B9464BE" w14:textId="75F49ECF" w:rsidR="00A50D75" w:rsidRPr="001B1734" w:rsidRDefault="00A50D75" w:rsidP="0051117F">
      <w:pPr>
        <w:pStyle w:val="Ttulo3"/>
        <w:numPr>
          <w:ilvl w:val="2"/>
          <w:numId w:val="2"/>
        </w:numPr>
        <w:spacing w:line="360" w:lineRule="auto"/>
        <w:ind w:left="142" w:firstLine="0"/>
        <w:rPr>
          <w:rFonts w:ascii="Arial" w:hAnsi="Arial" w:cs="Arial"/>
          <w:b/>
          <w:bCs/>
          <w:color w:val="000000" w:themeColor="text1"/>
        </w:rPr>
      </w:pPr>
      <w:bookmarkStart w:id="85" w:name="_Toc45264819"/>
      <w:r w:rsidRPr="001B1734">
        <w:rPr>
          <w:rFonts w:ascii="Arial" w:hAnsi="Arial" w:cs="Arial"/>
          <w:b/>
          <w:bCs/>
          <w:color w:val="000000" w:themeColor="text1"/>
        </w:rPr>
        <w:t>Requerimientos del sistema</w:t>
      </w:r>
      <w:bookmarkEnd w:id="85"/>
    </w:p>
    <w:p w14:paraId="36E9B88C" w14:textId="77777777" w:rsidR="00A50D75" w:rsidRPr="00BE1DB2" w:rsidRDefault="00A50D75" w:rsidP="0051117F">
      <w:pPr>
        <w:spacing w:line="360" w:lineRule="auto"/>
        <w:ind w:left="142" w:firstLine="709"/>
        <w:rPr>
          <w:rFonts w:ascii="Arial" w:hAnsi="Arial" w:cs="Arial"/>
          <w:color w:val="000000" w:themeColor="text1"/>
        </w:rPr>
      </w:pPr>
      <w:r w:rsidRPr="00BE1DB2">
        <w:rPr>
          <w:rFonts w:ascii="Arial" w:hAnsi="Arial" w:cs="Arial"/>
          <w:color w:val="000000" w:themeColor="text1"/>
        </w:rPr>
        <w:t>Con la fundación se determinó los requerimientos que tendrá el aplicativo, los cuales son:</w:t>
      </w:r>
    </w:p>
    <w:p w14:paraId="3F599F83"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El acceso del aplicativo debe ser fácil e intuitivo.</w:t>
      </w:r>
    </w:p>
    <w:p w14:paraId="6C493775"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El aplicativo debe ser atractivo en su interfaz.</w:t>
      </w:r>
    </w:p>
    <w:p w14:paraId="4FE17FA9"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 xml:space="preserve">Los niños deben tener una parte para aprender. </w:t>
      </w:r>
    </w:p>
    <w:p w14:paraId="18EB4F7D"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Los niños deben tener una parte para practicar lo aprendido.</w:t>
      </w:r>
    </w:p>
    <w:p w14:paraId="0D07D9A1" w14:textId="32B687AE" w:rsidR="00A50D75" w:rsidRPr="004800F6" w:rsidRDefault="00A50D75" w:rsidP="0051117F">
      <w:pPr>
        <w:pStyle w:val="Ttulo3"/>
        <w:numPr>
          <w:ilvl w:val="2"/>
          <w:numId w:val="2"/>
        </w:numPr>
        <w:spacing w:line="360" w:lineRule="auto"/>
        <w:ind w:left="142" w:firstLine="0"/>
        <w:rPr>
          <w:rFonts w:ascii="Arial" w:hAnsi="Arial" w:cs="Arial"/>
          <w:b/>
          <w:bCs/>
          <w:color w:val="000000" w:themeColor="text1"/>
        </w:rPr>
      </w:pPr>
      <w:bookmarkStart w:id="86" w:name="_Toc45264820"/>
      <w:r w:rsidRPr="004800F6">
        <w:rPr>
          <w:rFonts w:ascii="Arial" w:hAnsi="Arial" w:cs="Arial"/>
          <w:b/>
          <w:bCs/>
          <w:color w:val="000000" w:themeColor="text1"/>
        </w:rPr>
        <w:lastRenderedPageBreak/>
        <w:t>Arquitectura de la Aplicación</w:t>
      </w:r>
      <w:bookmarkEnd w:id="86"/>
    </w:p>
    <w:p w14:paraId="0134A406" w14:textId="4CAB4E05" w:rsidR="00A50D75" w:rsidRPr="00BE1DB2" w:rsidRDefault="00A50D75"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Una vez tomado los requerimientos y creada las historias de usuario se procede a la creación de la estructura de</w:t>
      </w:r>
      <w:r w:rsidR="00D6370B">
        <w:rPr>
          <w:rFonts w:ascii="Arial" w:hAnsi="Arial" w:cs="Arial"/>
          <w:color w:val="000000" w:themeColor="text1"/>
        </w:rPr>
        <w:t xml:space="preserve"> </w:t>
      </w:r>
      <w:r w:rsidRPr="00BE1DB2">
        <w:rPr>
          <w:rFonts w:ascii="Arial" w:hAnsi="Arial" w:cs="Arial"/>
          <w:color w:val="000000" w:themeColor="text1"/>
        </w:rPr>
        <w:t>l</w:t>
      </w:r>
      <w:r w:rsidR="00D6370B">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en el cual se mostrará a continuación.</w:t>
      </w:r>
    </w:p>
    <w:p w14:paraId="68AF2274" w14:textId="77777777" w:rsidR="00D6370B" w:rsidRDefault="0051117F" w:rsidP="00D6370B">
      <w:pPr>
        <w:keepNext/>
        <w:spacing w:line="360" w:lineRule="auto"/>
        <w:ind w:left="142"/>
        <w:jc w:val="center"/>
      </w:pPr>
      <w:r>
        <w:rPr>
          <w:noProof/>
        </w:rPr>
        <w:drawing>
          <wp:inline distT="0" distB="0" distL="0" distR="0" wp14:anchorId="46CF1A48" wp14:editId="483750BC">
            <wp:extent cx="5400040" cy="2419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19350"/>
                    </a:xfrm>
                    <a:prstGeom prst="rect">
                      <a:avLst/>
                    </a:prstGeom>
                  </pic:spPr>
                </pic:pic>
              </a:graphicData>
            </a:graphic>
          </wp:inline>
        </w:drawing>
      </w:r>
    </w:p>
    <w:p w14:paraId="797E0B12" w14:textId="1D7431B3" w:rsidR="008E552B" w:rsidRPr="00D6370B" w:rsidRDefault="00D6370B" w:rsidP="00D6370B">
      <w:pPr>
        <w:pStyle w:val="Descripcin"/>
        <w:jc w:val="center"/>
        <w:rPr>
          <w:rFonts w:ascii="Arial" w:hAnsi="Arial" w:cs="Arial"/>
          <w:i w:val="0"/>
          <w:iCs w:val="0"/>
          <w:color w:val="000000" w:themeColor="text1"/>
          <w:sz w:val="20"/>
          <w:szCs w:val="20"/>
        </w:rPr>
      </w:pPr>
      <w:bookmarkStart w:id="87" w:name="_Toc45264853"/>
      <w:r w:rsidRPr="00D6370B">
        <w:rPr>
          <w:rFonts w:ascii="Arial" w:hAnsi="Arial" w:cs="Arial"/>
          <w:b/>
          <w:bCs/>
          <w:i w:val="0"/>
          <w:iCs w:val="0"/>
          <w:color w:val="000000" w:themeColor="text1"/>
          <w:sz w:val="20"/>
          <w:szCs w:val="20"/>
        </w:rPr>
        <w:t xml:space="preserve">Fig. </w:t>
      </w:r>
      <w:r w:rsidRPr="00D6370B">
        <w:rPr>
          <w:rFonts w:ascii="Arial" w:hAnsi="Arial" w:cs="Arial"/>
          <w:b/>
          <w:bCs/>
          <w:i w:val="0"/>
          <w:iCs w:val="0"/>
          <w:color w:val="000000" w:themeColor="text1"/>
          <w:sz w:val="20"/>
          <w:szCs w:val="20"/>
        </w:rPr>
        <w:fldChar w:fldCharType="begin"/>
      </w:r>
      <w:r w:rsidRPr="00D6370B">
        <w:rPr>
          <w:rFonts w:ascii="Arial" w:hAnsi="Arial" w:cs="Arial"/>
          <w:b/>
          <w:bCs/>
          <w:i w:val="0"/>
          <w:iCs w:val="0"/>
          <w:color w:val="000000" w:themeColor="text1"/>
          <w:sz w:val="20"/>
          <w:szCs w:val="20"/>
        </w:rPr>
        <w:instrText xml:space="preserve"> SEQ Fig. \* ARABIC </w:instrText>
      </w:r>
      <w:r w:rsidRPr="00D6370B">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5</w:t>
      </w:r>
      <w:r w:rsidRPr="00D6370B">
        <w:rPr>
          <w:rFonts w:ascii="Arial" w:hAnsi="Arial" w:cs="Arial"/>
          <w:b/>
          <w:bCs/>
          <w:i w:val="0"/>
          <w:iCs w:val="0"/>
          <w:color w:val="000000" w:themeColor="text1"/>
          <w:sz w:val="20"/>
          <w:szCs w:val="20"/>
        </w:rPr>
        <w:fldChar w:fldCharType="end"/>
      </w:r>
      <w:r w:rsidRPr="00D6370B">
        <w:rPr>
          <w:rFonts w:ascii="Arial" w:hAnsi="Arial" w:cs="Arial"/>
          <w:b/>
          <w:bCs/>
          <w:i w:val="0"/>
          <w:iCs w:val="0"/>
          <w:color w:val="000000" w:themeColor="text1"/>
          <w:sz w:val="20"/>
          <w:szCs w:val="20"/>
        </w:rPr>
        <w:t xml:space="preserve">: </w:t>
      </w:r>
      <w:r w:rsidRPr="00D6370B">
        <w:rPr>
          <w:rFonts w:ascii="Arial" w:hAnsi="Arial" w:cs="Arial"/>
          <w:i w:val="0"/>
          <w:iCs w:val="0"/>
          <w:color w:val="000000" w:themeColor="text1"/>
          <w:sz w:val="20"/>
          <w:szCs w:val="20"/>
        </w:rPr>
        <w:t>Arquitectura de la aplicación</w:t>
      </w:r>
      <w:bookmarkEnd w:id="87"/>
    </w:p>
    <w:p w14:paraId="31F019FE" w14:textId="1BB29AA1" w:rsidR="00A226E0" w:rsidRPr="004800F6" w:rsidRDefault="00A226E0" w:rsidP="006C5FFE">
      <w:pPr>
        <w:pStyle w:val="Ttulo3"/>
        <w:numPr>
          <w:ilvl w:val="2"/>
          <w:numId w:val="2"/>
        </w:numPr>
        <w:spacing w:line="360" w:lineRule="auto"/>
        <w:ind w:left="142" w:firstLine="0"/>
        <w:rPr>
          <w:rFonts w:ascii="Arial" w:hAnsi="Arial" w:cs="Arial"/>
          <w:b/>
          <w:bCs/>
          <w:color w:val="000000" w:themeColor="text1"/>
        </w:rPr>
      </w:pPr>
      <w:bookmarkStart w:id="88" w:name="_Toc45264821"/>
      <w:r w:rsidRPr="004800F6">
        <w:rPr>
          <w:rFonts w:ascii="Arial" w:hAnsi="Arial" w:cs="Arial"/>
          <w:b/>
          <w:bCs/>
          <w:color w:val="000000" w:themeColor="text1"/>
        </w:rPr>
        <w:t>Casos de uso</w:t>
      </w:r>
      <w:bookmarkEnd w:id="88"/>
    </w:p>
    <w:p w14:paraId="6321F898" w14:textId="73EA61F9" w:rsidR="00A226E0" w:rsidRPr="00BE1DB2" w:rsidRDefault="00A226E0" w:rsidP="00D6370B">
      <w:pPr>
        <w:spacing w:line="360" w:lineRule="auto"/>
        <w:ind w:left="142" w:firstLine="709"/>
        <w:jc w:val="both"/>
        <w:rPr>
          <w:rFonts w:ascii="Arial" w:hAnsi="Arial" w:cs="Arial"/>
          <w:color w:val="000000" w:themeColor="text1"/>
          <w:lang w:val="es-ES"/>
        </w:rPr>
      </w:pPr>
      <w:r w:rsidRPr="00BE1DB2">
        <w:rPr>
          <w:rFonts w:ascii="Arial" w:hAnsi="Arial" w:cs="Arial"/>
          <w:color w:val="000000" w:themeColor="text1"/>
          <w:lang w:val="es-ES"/>
        </w:rPr>
        <w:t>Ya establecidos todos los requerimientos para poder implementarlos en el aplicativo, el producto owner, decidió que se elabore un diagrama de flujo de</w:t>
      </w:r>
      <w:r w:rsidR="00D6370B">
        <w:rPr>
          <w:rFonts w:ascii="Arial" w:hAnsi="Arial" w:cs="Arial"/>
          <w:color w:val="000000" w:themeColor="text1"/>
          <w:lang w:val="es-ES"/>
        </w:rPr>
        <w:t xml:space="preserve"> </w:t>
      </w:r>
      <w:r w:rsidRPr="00BE1DB2">
        <w:rPr>
          <w:rFonts w:ascii="Arial" w:hAnsi="Arial" w:cs="Arial"/>
          <w:color w:val="000000" w:themeColor="text1"/>
          <w:lang w:val="es-ES"/>
        </w:rPr>
        <w:t>l</w:t>
      </w:r>
      <w:r w:rsidR="00D6370B">
        <w:rPr>
          <w:rFonts w:ascii="Arial" w:hAnsi="Arial" w:cs="Arial"/>
          <w:color w:val="000000" w:themeColor="text1"/>
          <w:lang w:val="es-ES"/>
        </w:rPr>
        <w:t>a</w:t>
      </w:r>
      <w:r w:rsidRPr="00BE1DB2">
        <w:rPr>
          <w:rFonts w:ascii="Arial" w:hAnsi="Arial" w:cs="Arial"/>
          <w:color w:val="000000" w:themeColor="text1"/>
          <w:lang w:val="es-ES"/>
        </w:rPr>
        <w:t xml:space="preserve"> </w:t>
      </w:r>
      <w:r w:rsidR="00D6370B">
        <w:rPr>
          <w:rFonts w:ascii="Arial" w:hAnsi="Arial" w:cs="Arial"/>
          <w:color w:val="000000" w:themeColor="text1"/>
          <w:lang w:val="es-ES"/>
        </w:rPr>
        <w:t>aplicación móvil</w:t>
      </w:r>
      <w:r w:rsidRPr="00BE1DB2">
        <w:rPr>
          <w:rFonts w:ascii="Arial" w:hAnsi="Arial" w:cs="Arial"/>
          <w:color w:val="000000" w:themeColor="text1"/>
          <w:lang w:val="es-ES"/>
        </w:rPr>
        <w:t>, donde se pudo identificar el flujo de información de la aplicación y su interacción con los niños y el aplicativo</w:t>
      </w:r>
      <w:r w:rsidR="00D6370B">
        <w:rPr>
          <w:rFonts w:ascii="Arial" w:hAnsi="Arial" w:cs="Arial"/>
          <w:color w:val="000000" w:themeColor="text1"/>
          <w:lang w:val="es-ES"/>
        </w:rPr>
        <w:t>,</w:t>
      </w:r>
      <w:r w:rsidRPr="00BE1DB2">
        <w:rPr>
          <w:rFonts w:ascii="Arial" w:hAnsi="Arial" w:cs="Arial"/>
          <w:color w:val="000000" w:themeColor="text1"/>
          <w:lang w:val="es-ES"/>
        </w:rPr>
        <w:t xml:space="preserve"> </w:t>
      </w:r>
      <w:r w:rsidR="00D6370B">
        <w:rPr>
          <w:rFonts w:ascii="Arial" w:hAnsi="Arial" w:cs="Arial"/>
          <w:color w:val="000000" w:themeColor="text1"/>
          <w:lang w:val="es-ES"/>
        </w:rPr>
        <w:t>v</w:t>
      </w:r>
      <w:r w:rsidRPr="00BE1DB2">
        <w:rPr>
          <w:rFonts w:ascii="Arial" w:hAnsi="Arial" w:cs="Arial"/>
          <w:color w:val="000000" w:themeColor="text1"/>
          <w:lang w:val="es-ES"/>
        </w:rPr>
        <w:t xml:space="preserve">er figura </w:t>
      </w:r>
      <w:r w:rsidR="008533E9">
        <w:rPr>
          <w:rFonts w:ascii="Arial" w:hAnsi="Arial" w:cs="Arial"/>
          <w:color w:val="000000" w:themeColor="text1"/>
          <w:lang w:val="es-ES"/>
        </w:rPr>
        <w:t>5</w:t>
      </w:r>
      <w:r w:rsidRPr="00BE1DB2">
        <w:rPr>
          <w:rFonts w:ascii="Arial" w:hAnsi="Arial" w:cs="Arial"/>
          <w:color w:val="000000" w:themeColor="text1"/>
          <w:lang w:val="es-ES"/>
        </w:rPr>
        <w:t xml:space="preserve"> en el </w:t>
      </w:r>
      <w:r w:rsidRPr="00BE1DB2">
        <w:rPr>
          <w:rFonts w:ascii="Arial" w:hAnsi="Arial" w:cs="Arial"/>
          <w:b/>
          <w:bCs/>
          <w:color w:val="000000" w:themeColor="text1"/>
          <w:lang w:val="es-ES"/>
        </w:rPr>
        <w:t>Anexo D</w:t>
      </w:r>
      <w:r w:rsidR="00D6370B">
        <w:rPr>
          <w:rFonts w:ascii="Arial" w:hAnsi="Arial" w:cs="Arial"/>
          <w:b/>
          <w:bCs/>
          <w:color w:val="000000" w:themeColor="text1"/>
          <w:lang w:val="es-ES"/>
        </w:rPr>
        <w:t>.</w:t>
      </w:r>
    </w:p>
    <w:p w14:paraId="294AB876" w14:textId="5EE7EA0A" w:rsidR="00A226E0" w:rsidRPr="00BE1DB2" w:rsidRDefault="00A226E0" w:rsidP="00D6370B">
      <w:pPr>
        <w:spacing w:line="360" w:lineRule="auto"/>
        <w:ind w:left="142" w:firstLine="709"/>
        <w:jc w:val="both"/>
        <w:rPr>
          <w:rFonts w:ascii="Arial" w:hAnsi="Arial" w:cs="Arial"/>
          <w:color w:val="000000" w:themeColor="text1"/>
          <w:lang w:val="es-ES"/>
        </w:rPr>
      </w:pPr>
      <w:r w:rsidRPr="00BE1DB2">
        <w:rPr>
          <w:rFonts w:ascii="Arial" w:hAnsi="Arial" w:cs="Arial"/>
          <w:color w:val="000000" w:themeColor="text1"/>
          <w:lang w:val="es-ES"/>
        </w:rPr>
        <w:t xml:space="preserve">Ya generado el diagrama de flujo, se procedió a crear el caso de uso que se puede visualizar en la figura </w:t>
      </w:r>
      <w:r w:rsidR="008533E9">
        <w:rPr>
          <w:rFonts w:ascii="Arial" w:hAnsi="Arial" w:cs="Arial"/>
          <w:color w:val="000000" w:themeColor="text1"/>
          <w:lang w:val="es-ES"/>
        </w:rPr>
        <w:t>6</w:t>
      </w:r>
      <w:r w:rsidRPr="00BE1DB2">
        <w:rPr>
          <w:rFonts w:ascii="Arial" w:hAnsi="Arial" w:cs="Arial"/>
          <w:color w:val="000000" w:themeColor="text1"/>
          <w:lang w:val="es-ES"/>
        </w:rPr>
        <w:t xml:space="preserve"> en el </w:t>
      </w:r>
      <w:r w:rsidRPr="00BE1DB2">
        <w:rPr>
          <w:rFonts w:ascii="Arial" w:hAnsi="Arial" w:cs="Arial"/>
          <w:b/>
          <w:bCs/>
          <w:color w:val="000000" w:themeColor="text1"/>
          <w:lang w:val="es-ES"/>
        </w:rPr>
        <w:t>Anexo D</w:t>
      </w:r>
      <w:r w:rsidR="00D6370B">
        <w:rPr>
          <w:rFonts w:ascii="Arial" w:hAnsi="Arial" w:cs="Arial"/>
          <w:b/>
          <w:bCs/>
          <w:color w:val="000000" w:themeColor="text1"/>
          <w:lang w:val="es-ES"/>
        </w:rPr>
        <w:t>.</w:t>
      </w:r>
    </w:p>
    <w:p w14:paraId="32934728" w14:textId="727AE544" w:rsidR="00A226E0" w:rsidRPr="004800F6" w:rsidRDefault="00A226E0" w:rsidP="006C5FFE">
      <w:pPr>
        <w:pStyle w:val="Ttulo3"/>
        <w:numPr>
          <w:ilvl w:val="2"/>
          <w:numId w:val="2"/>
        </w:numPr>
        <w:spacing w:line="360" w:lineRule="auto"/>
        <w:ind w:left="142" w:firstLine="0"/>
        <w:rPr>
          <w:rFonts w:ascii="Arial" w:hAnsi="Arial" w:cs="Arial"/>
          <w:b/>
          <w:bCs/>
          <w:color w:val="000000" w:themeColor="text1"/>
        </w:rPr>
      </w:pPr>
      <w:bookmarkStart w:id="89" w:name="_Toc45264822"/>
      <w:r w:rsidRPr="004800F6">
        <w:rPr>
          <w:rFonts w:ascii="Arial" w:hAnsi="Arial" w:cs="Arial"/>
          <w:b/>
          <w:bCs/>
          <w:color w:val="000000" w:themeColor="text1"/>
        </w:rPr>
        <w:t xml:space="preserve">Generación de </w:t>
      </w:r>
      <w:r w:rsidR="00A50D75" w:rsidRPr="004800F6">
        <w:rPr>
          <w:rFonts w:ascii="Arial" w:hAnsi="Arial" w:cs="Arial"/>
          <w:b/>
          <w:bCs/>
          <w:color w:val="000000" w:themeColor="text1"/>
        </w:rPr>
        <w:t>H</w:t>
      </w:r>
      <w:r w:rsidRPr="004800F6">
        <w:rPr>
          <w:rFonts w:ascii="Arial" w:hAnsi="Arial" w:cs="Arial"/>
          <w:b/>
          <w:bCs/>
          <w:color w:val="000000" w:themeColor="text1"/>
        </w:rPr>
        <w:t xml:space="preserve">istorias de </w:t>
      </w:r>
      <w:r w:rsidR="00A50D75" w:rsidRPr="004800F6">
        <w:rPr>
          <w:rFonts w:ascii="Arial" w:hAnsi="Arial" w:cs="Arial"/>
          <w:b/>
          <w:bCs/>
          <w:color w:val="000000" w:themeColor="text1"/>
        </w:rPr>
        <w:t>U</w:t>
      </w:r>
      <w:r w:rsidRPr="004800F6">
        <w:rPr>
          <w:rFonts w:ascii="Arial" w:hAnsi="Arial" w:cs="Arial"/>
          <w:b/>
          <w:bCs/>
          <w:color w:val="000000" w:themeColor="text1"/>
        </w:rPr>
        <w:t>suarios</w:t>
      </w:r>
      <w:r w:rsidR="00A50D75" w:rsidRPr="004800F6">
        <w:rPr>
          <w:rFonts w:ascii="Arial" w:hAnsi="Arial" w:cs="Arial"/>
          <w:b/>
          <w:bCs/>
          <w:color w:val="000000" w:themeColor="text1"/>
        </w:rPr>
        <w:t xml:space="preserve"> Épicas</w:t>
      </w:r>
      <w:bookmarkEnd w:id="89"/>
    </w:p>
    <w:p w14:paraId="571D9D86" w14:textId="0011BEF5"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Una historia de usuario es una representación de un requisito escrito en una o dos frases utilizando el lenguaje común del usuario </w:t>
      </w:r>
      <w:sdt>
        <w:sdtPr>
          <w:rPr>
            <w:rFonts w:ascii="Arial" w:hAnsi="Arial" w:cs="Arial"/>
            <w:color w:val="000000" w:themeColor="text1"/>
          </w:rPr>
          <w:id w:val="1129970384"/>
          <w:citation/>
        </w:sdt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Scr18 \l 12298 </w:instrText>
          </w:r>
          <w:r w:rsidR="00B646A0">
            <w:rPr>
              <w:rFonts w:ascii="Arial" w:hAnsi="Arial" w:cs="Arial"/>
              <w:color w:val="000000" w:themeColor="text1"/>
            </w:rPr>
            <w:fldChar w:fldCharType="separate"/>
          </w:r>
          <w:r w:rsidR="008A228A" w:rsidRPr="008A228A">
            <w:rPr>
              <w:rFonts w:ascii="Arial" w:hAnsi="Arial" w:cs="Arial"/>
              <w:noProof/>
              <w:color w:val="000000" w:themeColor="text1"/>
            </w:rPr>
            <w:t>[9]</w:t>
          </w:r>
          <w:r w:rsidR="00B646A0">
            <w:rPr>
              <w:rFonts w:ascii="Arial" w:hAnsi="Arial" w:cs="Arial"/>
              <w:color w:val="000000" w:themeColor="text1"/>
            </w:rPr>
            <w:fldChar w:fldCharType="end"/>
          </w:r>
        </w:sdtContent>
      </w:sdt>
      <w:r w:rsidR="00F8730A" w:rsidRPr="00BE1DB2">
        <w:rPr>
          <w:rFonts w:ascii="Arial" w:hAnsi="Arial" w:cs="Arial"/>
          <w:color w:val="000000" w:themeColor="text1"/>
        </w:rPr>
        <w:t>. En este caso los requerimientos propuestos por la fundación C</w:t>
      </w:r>
      <w:r w:rsidR="00D6370B">
        <w:rPr>
          <w:rFonts w:ascii="Arial" w:hAnsi="Arial" w:cs="Arial"/>
          <w:color w:val="000000" w:themeColor="text1"/>
        </w:rPr>
        <w:t xml:space="preserve">entro </w:t>
      </w:r>
      <w:r w:rsidR="00F8730A" w:rsidRPr="00BE1DB2">
        <w:rPr>
          <w:rFonts w:ascii="Arial" w:hAnsi="Arial" w:cs="Arial"/>
          <w:color w:val="000000" w:themeColor="text1"/>
        </w:rPr>
        <w:t>I</w:t>
      </w:r>
      <w:r w:rsidR="00D6370B">
        <w:rPr>
          <w:rFonts w:ascii="Arial" w:hAnsi="Arial" w:cs="Arial"/>
          <w:color w:val="000000" w:themeColor="text1"/>
        </w:rPr>
        <w:t xml:space="preserve">ntegral de </w:t>
      </w:r>
      <w:r w:rsidR="00F8730A" w:rsidRPr="00BE1DB2">
        <w:rPr>
          <w:rFonts w:ascii="Arial" w:hAnsi="Arial" w:cs="Arial"/>
          <w:color w:val="000000" w:themeColor="text1"/>
        </w:rPr>
        <w:t>D</w:t>
      </w:r>
      <w:r w:rsidR="00D6370B">
        <w:rPr>
          <w:rFonts w:ascii="Arial" w:hAnsi="Arial" w:cs="Arial"/>
          <w:color w:val="000000" w:themeColor="text1"/>
        </w:rPr>
        <w:t xml:space="preserve">esarrollo </w:t>
      </w:r>
      <w:r w:rsidR="00F8730A" w:rsidRPr="00BE1DB2">
        <w:rPr>
          <w:rFonts w:ascii="Arial" w:hAnsi="Arial" w:cs="Arial"/>
          <w:color w:val="000000" w:themeColor="text1"/>
        </w:rPr>
        <w:t>I</w:t>
      </w:r>
      <w:r w:rsidR="00D6370B">
        <w:rPr>
          <w:rFonts w:ascii="Arial" w:hAnsi="Arial" w:cs="Arial"/>
          <w:color w:val="000000" w:themeColor="text1"/>
        </w:rPr>
        <w:t>nfantil</w:t>
      </w:r>
      <w:r w:rsidR="00F8730A" w:rsidRPr="00BE1DB2">
        <w:rPr>
          <w:rFonts w:ascii="Arial" w:hAnsi="Arial" w:cs="Arial"/>
          <w:color w:val="000000" w:themeColor="text1"/>
        </w:rPr>
        <w:t xml:space="preserve"> Alboroto,</w:t>
      </w:r>
    </w:p>
    <w:p w14:paraId="49B4073A" w14:textId="0D210B20" w:rsidR="00A50D75"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Las historias de usuario referentes al desarrollo de</w:t>
      </w:r>
      <w:r w:rsidR="00D6370B">
        <w:rPr>
          <w:rFonts w:ascii="Arial" w:hAnsi="Arial" w:cs="Arial"/>
          <w:color w:val="000000" w:themeColor="text1"/>
        </w:rPr>
        <w:t xml:space="preserve"> </w:t>
      </w:r>
      <w:r w:rsidRPr="00BE1DB2">
        <w:rPr>
          <w:rFonts w:ascii="Arial" w:hAnsi="Arial" w:cs="Arial"/>
          <w:color w:val="000000" w:themeColor="text1"/>
        </w:rPr>
        <w:t>l</w:t>
      </w:r>
      <w:r w:rsidR="00D6370B">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módulo de aprendizaje y módulo de prácticas</w:t>
      </w:r>
      <w:r w:rsidR="00D6370B">
        <w:rPr>
          <w:rFonts w:ascii="Arial" w:hAnsi="Arial" w:cs="Arial"/>
          <w:color w:val="000000" w:themeColor="text1"/>
        </w:rPr>
        <w:t>,</w:t>
      </w:r>
      <w:r w:rsidRPr="00BE1DB2">
        <w:rPr>
          <w:rFonts w:ascii="Arial" w:hAnsi="Arial" w:cs="Arial"/>
          <w:color w:val="000000" w:themeColor="text1"/>
        </w:rPr>
        <w:t xml:space="preserve"> ver </w:t>
      </w:r>
      <w:r w:rsidRPr="00BE1DB2">
        <w:rPr>
          <w:rFonts w:ascii="Arial" w:hAnsi="Arial" w:cs="Arial"/>
          <w:b/>
          <w:bCs/>
          <w:color w:val="000000" w:themeColor="text1"/>
        </w:rPr>
        <w:t>Anexo E</w:t>
      </w:r>
      <w:r w:rsidR="00D6370B">
        <w:rPr>
          <w:rFonts w:ascii="Arial" w:hAnsi="Arial" w:cs="Arial"/>
          <w:b/>
          <w:bCs/>
          <w:color w:val="000000" w:themeColor="text1"/>
        </w:rPr>
        <w:t>.</w:t>
      </w:r>
      <w:r w:rsidR="00F8730A" w:rsidRPr="00BE1DB2">
        <w:rPr>
          <w:rFonts w:ascii="Arial" w:hAnsi="Arial" w:cs="Arial"/>
          <w:color w:val="000000" w:themeColor="text1"/>
        </w:rPr>
        <w:t xml:space="preserve"> </w:t>
      </w:r>
      <w:r w:rsidR="00D6370B">
        <w:rPr>
          <w:rFonts w:ascii="Arial" w:hAnsi="Arial" w:cs="Arial"/>
          <w:color w:val="000000" w:themeColor="text1"/>
        </w:rPr>
        <w:t>P</w:t>
      </w:r>
      <w:r w:rsidR="00F8730A" w:rsidRPr="00BE1DB2">
        <w:rPr>
          <w:rFonts w:ascii="Arial" w:hAnsi="Arial" w:cs="Arial"/>
          <w:color w:val="000000" w:themeColor="text1"/>
        </w:rPr>
        <w:t xml:space="preserve">ara definir las historias de usuario se planteó </w:t>
      </w:r>
      <w:r w:rsidR="00A50D75" w:rsidRPr="00BE1DB2">
        <w:rPr>
          <w:rFonts w:ascii="Arial" w:hAnsi="Arial" w:cs="Arial"/>
          <w:color w:val="000000" w:themeColor="text1"/>
        </w:rPr>
        <w:t>4</w:t>
      </w:r>
      <w:r w:rsidR="00F8730A" w:rsidRPr="00BE1DB2">
        <w:rPr>
          <w:rFonts w:ascii="Arial" w:hAnsi="Arial" w:cs="Arial"/>
          <w:color w:val="000000" w:themeColor="text1"/>
        </w:rPr>
        <w:t xml:space="preserve"> historias de usuarios épicas.</w:t>
      </w:r>
    </w:p>
    <w:p w14:paraId="47B48166" w14:textId="72D4F76D" w:rsidR="004800F6" w:rsidRDefault="004800F6" w:rsidP="00D6370B">
      <w:pPr>
        <w:spacing w:line="360" w:lineRule="auto"/>
        <w:ind w:left="142" w:firstLine="709"/>
        <w:jc w:val="both"/>
        <w:rPr>
          <w:rFonts w:ascii="Arial" w:hAnsi="Arial" w:cs="Arial"/>
          <w:color w:val="000000" w:themeColor="text1"/>
        </w:rPr>
      </w:pPr>
    </w:p>
    <w:p w14:paraId="6F24F479" w14:textId="77777777" w:rsidR="004800F6" w:rsidRPr="00BE1DB2" w:rsidRDefault="004800F6" w:rsidP="00D6370B">
      <w:pPr>
        <w:spacing w:line="360" w:lineRule="auto"/>
        <w:ind w:left="142" w:firstLine="709"/>
        <w:jc w:val="both"/>
        <w:rPr>
          <w:rFonts w:ascii="Arial" w:hAnsi="Arial" w:cs="Arial"/>
          <w:color w:val="000000" w:themeColor="text1"/>
        </w:rPr>
      </w:pPr>
    </w:p>
    <w:p w14:paraId="0585A467" w14:textId="5048EC5C" w:rsidR="00D51366" w:rsidRPr="00D6370B" w:rsidRDefault="00D51366" w:rsidP="00D6370B">
      <w:pPr>
        <w:pStyle w:val="Descripcin"/>
        <w:keepNext/>
        <w:ind w:left="142"/>
        <w:jc w:val="center"/>
        <w:rPr>
          <w:rFonts w:ascii="Arial" w:hAnsi="Arial" w:cs="Arial"/>
          <w:b/>
          <w:bCs/>
          <w:color w:val="000000" w:themeColor="text1"/>
          <w:sz w:val="20"/>
          <w:szCs w:val="20"/>
        </w:rPr>
      </w:pPr>
    </w:p>
    <w:p w14:paraId="41E5D444" w14:textId="685111DF" w:rsidR="004800F6" w:rsidRPr="004800F6" w:rsidRDefault="004800F6" w:rsidP="004800F6">
      <w:pPr>
        <w:pStyle w:val="Descripcin"/>
        <w:keepNext/>
        <w:jc w:val="center"/>
        <w:rPr>
          <w:rFonts w:ascii="Arial" w:hAnsi="Arial" w:cs="Arial"/>
          <w:i w:val="0"/>
          <w:iCs w:val="0"/>
          <w:color w:val="000000" w:themeColor="text1"/>
          <w:sz w:val="20"/>
          <w:szCs w:val="20"/>
        </w:rPr>
      </w:pPr>
      <w:bookmarkStart w:id="90" w:name="_Toc45264871"/>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III</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Planificación de cada sprint</w:t>
      </w:r>
      <w:bookmarkEnd w:id="90"/>
    </w:p>
    <w:tbl>
      <w:tblPr>
        <w:tblStyle w:val="Tablaconcuadrcula"/>
        <w:tblW w:w="0" w:type="auto"/>
        <w:tblLook w:val="04A0" w:firstRow="1" w:lastRow="0" w:firstColumn="1" w:lastColumn="0" w:noHBand="0" w:noVBand="1"/>
        <w:tblPrChange w:id="91" w:author="Diego Andrés Villavicencio Cando" w:date="2020-06-07T12:21:00Z">
          <w:tblPr>
            <w:tblStyle w:val="Tablaconcuadrcula4-nfasis6"/>
            <w:tblW w:w="0" w:type="auto"/>
            <w:tblLook w:val="04A0" w:firstRow="1" w:lastRow="0" w:firstColumn="1" w:lastColumn="0" w:noHBand="0" w:noVBand="1"/>
          </w:tblPr>
        </w:tblPrChange>
      </w:tblPr>
      <w:tblGrid>
        <w:gridCol w:w="1413"/>
        <w:gridCol w:w="7081"/>
        <w:tblGridChange w:id="92">
          <w:tblGrid>
            <w:gridCol w:w="1759"/>
            <w:gridCol w:w="6735"/>
          </w:tblGrid>
        </w:tblGridChange>
      </w:tblGrid>
      <w:tr w:rsidR="00A50D75" w:rsidRPr="00BE1DB2" w14:paraId="11CB15A7" w14:textId="77777777" w:rsidTr="00D6370B">
        <w:tc>
          <w:tcPr>
            <w:tcW w:w="1413" w:type="dxa"/>
            <w:tcPrChange w:id="93" w:author="Diego Andrés Villavicencio Cando" w:date="2020-06-07T12:21:00Z">
              <w:tcPr>
                <w:tcW w:w="1759" w:type="dxa"/>
              </w:tcPr>
            </w:tcPrChange>
          </w:tcPr>
          <w:p w14:paraId="2338EFFF" w14:textId="77777777" w:rsidR="00A50D75" w:rsidRPr="00BE1DB2" w:rsidRDefault="00A50D75" w:rsidP="006C5FFE">
            <w:pPr>
              <w:spacing w:line="360" w:lineRule="auto"/>
              <w:ind w:left="142"/>
              <w:jc w:val="both"/>
              <w:rPr>
                <w:rFonts w:ascii="Arial" w:hAnsi="Arial" w:cs="Arial"/>
                <w:bCs/>
                <w:color w:val="000000" w:themeColor="text1"/>
              </w:rPr>
            </w:pPr>
            <w:commentRangeStart w:id="94"/>
            <w:r w:rsidRPr="00BE1DB2">
              <w:rPr>
                <w:rFonts w:ascii="Arial" w:hAnsi="Arial" w:cs="Arial"/>
                <w:color w:val="000000" w:themeColor="text1"/>
              </w:rPr>
              <w:t>N.º Sprint</w:t>
            </w:r>
          </w:p>
        </w:tc>
        <w:tc>
          <w:tcPr>
            <w:tcW w:w="7081" w:type="dxa"/>
            <w:tcPrChange w:id="95" w:author="Diego Andrés Villavicencio Cando" w:date="2020-06-07T12:21:00Z">
              <w:tcPr>
                <w:tcW w:w="6735" w:type="dxa"/>
              </w:tcPr>
            </w:tcPrChange>
          </w:tcPr>
          <w:p w14:paraId="5A5BE0C7"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Titulo</w:t>
            </w:r>
          </w:p>
        </w:tc>
      </w:tr>
      <w:tr w:rsidR="00A50D75" w:rsidRPr="00BE1DB2" w14:paraId="0B80D205" w14:textId="77777777" w:rsidTr="00D6370B">
        <w:tc>
          <w:tcPr>
            <w:tcW w:w="1413" w:type="dxa"/>
            <w:tcPrChange w:id="96" w:author="Diego Andrés Villavicencio Cando" w:date="2020-06-07T12:21:00Z">
              <w:tcPr>
                <w:tcW w:w="1759" w:type="dxa"/>
              </w:tcPr>
            </w:tcPrChange>
          </w:tcPr>
          <w:p w14:paraId="370A559A"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Sprint 0:</w:t>
            </w:r>
          </w:p>
        </w:tc>
        <w:tc>
          <w:tcPr>
            <w:tcW w:w="7081" w:type="dxa"/>
            <w:tcPrChange w:id="97" w:author="Diego Andrés Villavicencio Cando" w:date="2020-06-07T12:21:00Z">
              <w:tcPr>
                <w:tcW w:w="6735" w:type="dxa"/>
              </w:tcPr>
            </w:tcPrChange>
          </w:tcPr>
          <w:p w14:paraId="2282B5AF" w14:textId="78C4D0B0"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 xml:space="preserve">Diseño de la </w:t>
            </w:r>
            <w:r w:rsidR="004800F6">
              <w:rPr>
                <w:rFonts w:ascii="Arial" w:hAnsi="Arial" w:cs="Arial"/>
                <w:bCs/>
                <w:color w:val="000000" w:themeColor="text1"/>
              </w:rPr>
              <w:t>base de datos</w:t>
            </w:r>
          </w:p>
        </w:tc>
      </w:tr>
      <w:tr w:rsidR="00A50D75" w:rsidRPr="00BE1DB2" w14:paraId="57782B2E" w14:textId="77777777" w:rsidTr="00D6370B">
        <w:tc>
          <w:tcPr>
            <w:tcW w:w="1413" w:type="dxa"/>
            <w:tcPrChange w:id="98" w:author="Diego Andrés Villavicencio Cando" w:date="2020-06-07T12:21:00Z">
              <w:tcPr>
                <w:tcW w:w="1759" w:type="dxa"/>
              </w:tcPr>
            </w:tcPrChange>
          </w:tcPr>
          <w:p w14:paraId="6805BC51" w14:textId="10B6650F"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1:</w:t>
            </w:r>
          </w:p>
        </w:tc>
        <w:tc>
          <w:tcPr>
            <w:tcW w:w="7081" w:type="dxa"/>
            <w:tcPrChange w:id="99" w:author="Diego Andrés Villavicencio Cando" w:date="2020-06-07T12:21:00Z">
              <w:tcPr>
                <w:tcW w:w="6735" w:type="dxa"/>
              </w:tcPr>
            </w:tcPrChange>
          </w:tcPr>
          <w:p w14:paraId="3F165999"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Diseño y construcción de la aplicación.</w:t>
            </w:r>
          </w:p>
        </w:tc>
      </w:tr>
      <w:tr w:rsidR="00A50D75" w:rsidRPr="00BE1DB2" w14:paraId="6877E1A7" w14:textId="77777777" w:rsidTr="00D6370B">
        <w:tc>
          <w:tcPr>
            <w:tcW w:w="1413" w:type="dxa"/>
            <w:tcPrChange w:id="100" w:author="Diego Andrés Villavicencio Cando" w:date="2020-06-07T12:21:00Z">
              <w:tcPr>
                <w:tcW w:w="1759" w:type="dxa"/>
              </w:tcPr>
            </w:tcPrChange>
          </w:tcPr>
          <w:p w14:paraId="381D736E" w14:textId="4461FD49"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2:</w:t>
            </w:r>
          </w:p>
        </w:tc>
        <w:tc>
          <w:tcPr>
            <w:tcW w:w="7081" w:type="dxa"/>
            <w:tcPrChange w:id="101" w:author="Diego Andrés Villavicencio Cando" w:date="2020-06-07T12:21:00Z">
              <w:tcPr>
                <w:tcW w:w="6735" w:type="dxa"/>
              </w:tcPr>
            </w:tcPrChange>
          </w:tcPr>
          <w:p w14:paraId="5CE21621"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Desarrollo de la página principal y módulo de aprendizaje</w:t>
            </w:r>
          </w:p>
        </w:tc>
      </w:tr>
      <w:tr w:rsidR="00A50D75" w:rsidRPr="00BE1DB2" w14:paraId="58B96D38" w14:textId="77777777" w:rsidTr="00D6370B">
        <w:tc>
          <w:tcPr>
            <w:tcW w:w="1413" w:type="dxa"/>
            <w:tcPrChange w:id="102" w:author="Diego Andrés Villavicencio Cando" w:date="2020-06-07T12:21:00Z">
              <w:tcPr>
                <w:tcW w:w="1759" w:type="dxa"/>
              </w:tcPr>
            </w:tcPrChange>
          </w:tcPr>
          <w:p w14:paraId="5A18B290" w14:textId="448AF814"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3:</w:t>
            </w:r>
          </w:p>
        </w:tc>
        <w:tc>
          <w:tcPr>
            <w:tcW w:w="7081" w:type="dxa"/>
            <w:tcPrChange w:id="103" w:author="Diego Andrés Villavicencio Cando" w:date="2020-06-07T12:21:00Z">
              <w:tcPr>
                <w:tcW w:w="6735" w:type="dxa"/>
              </w:tcPr>
            </w:tcPrChange>
          </w:tcPr>
          <w:p w14:paraId="00871190" w14:textId="77777777" w:rsidR="00A50D75" w:rsidRPr="00BE1DB2" w:rsidRDefault="00A50D75" w:rsidP="006C5FFE">
            <w:pPr>
              <w:keepNext/>
              <w:spacing w:line="360" w:lineRule="auto"/>
              <w:ind w:left="142"/>
              <w:jc w:val="both"/>
              <w:rPr>
                <w:rFonts w:ascii="Arial" w:hAnsi="Arial" w:cs="Arial"/>
                <w:bCs/>
                <w:color w:val="000000" w:themeColor="text1"/>
              </w:rPr>
            </w:pPr>
            <w:r w:rsidRPr="00BE1DB2">
              <w:rPr>
                <w:rFonts w:ascii="Arial" w:hAnsi="Arial" w:cs="Arial"/>
                <w:bCs/>
                <w:color w:val="000000" w:themeColor="text1"/>
              </w:rPr>
              <w:t>Desarrollo de módulo prácticas</w:t>
            </w:r>
          </w:p>
        </w:tc>
      </w:tr>
      <w:tr w:rsidR="00A50D75" w:rsidRPr="00BE1DB2" w14:paraId="64247B47" w14:textId="77777777" w:rsidTr="00D6370B">
        <w:tc>
          <w:tcPr>
            <w:tcW w:w="1413" w:type="dxa"/>
            <w:tcPrChange w:id="104" w:author="Diego Andrés Villavicencio Cando" w:date="2020-06-07T12:21:00Z">
              <w:tcPr>
                <w:tcW w:w="1759" w:type="dxa"/>
              </w:tcPr>
            </w:tcPrChange>
          </w:tcPr>
          <w:p w14:paraId="5C9FE81E" w14:textId="3DAD59ED" w:rsidR="00A50D75" w:rsidRPr="00BE1DB2" w:rsidRDefault="00A50D75" w:rsidP="006C5FFE">
            <w:pPr>
              <w:spacing w:line="360" w:lineRule="auto"/>
              <w:ind w:left="142"/>
              <w:jc w:val="both"/>
              <w:rPr>
                <w:rFonts w:ascii="Arial" w:hAnsi="Arial" w:cs="Arial"/>
                <w:color w:val="000000" w:themeColor="text1"/>
              </w:rPr>
            </w:pPr>
            <w:r w:rsidRPr="00BE1DB2">
              <w:rPr>
                <w:rFonts w:ascii="Arial" w:hAnsi="Arial" w:cs="Arial"/>
                <w:color w:val="000000" w:themeColor="text1"/>
              </w:rPr>
              <w:t>Épica 4:</w:t>
            </w:r>
          </w:p>
        </w:tc>
        <w:tc>
          <w:tcPr>
            <w:tcW w:w="7081" w:type="dxa"/>
            <w:tcPrChange w:id="105" w:author="Diego Andrés Villavicencio Cando" w:date="2020-06-07T12:21:00Z">
              <w:tcPr>
                <w:tcW w:w="6735" w:type="dxa"/>
              </w:tcPr>
            </w:tcPrChange>
          </w:tcPr>
          <w:p w14:paraId="7D98A5FB" w14:textId="513BDD13" w:rsidR="00A50D75" w:rsidRPr="00BE1DB2" w:rsidRDefault="00A50D75" w:rsidP="006C5FFE">
            <w:pPr>
              <w:keepNext/>
              <w:spacing w:line="360" w:lineRule="auto"/>
              <w:ind w:left="142"/>
              <w:jc w:val="both"/>
              <w:rPr>
                <w:rFonts w:ascii="Arial" w:hAnsi="Arial" w:cs="Arial"/>
                <w:bCs/>
                <w:color w:val="000000" w:themeColor="text1"/>
              </w:rPr>
            </w:pPr>
            <w:r w:rsidRPr="00BE1DB2">
              <w:rPr>
                <w:rFonts w:ascii="Arial" w:hAnsi="Arial" w:cs="Arial"/>
                <w:bCs/>
                <w:color w:val="000000" w:themeColor="text1"/>
              </w:rPr>
              <w:t xml:space="preserve">Desarrollo </w:t>
            </w:r>
            <w:r w:rsidR="0007315D" w:rsidRPr="00BE1DB2">
              <w:rPr>
                <w:rFonts w:ascii="Arial" w:hAnsi="Arial" w:cs="Arial"/>
                <w:bCs/>
                <w:color w:val="000000" w:themeColor="text1"/>
              </w:rPr>
              <w:t>prácticas de</w:t>
            </w:r>
            <w:r w:rsidRPr="00BE1DB2">
              <w:rPr>
                <w:rFonts w:ascii="Arial" w:hAnsi="Arial" w:cs="Arial"/>
                <w:bCs/>
                <w:color w:val="000000" w:themeColor="text1"/>
              </w:rPr>
              <w:t xml:space="preserve"> tú puedes y demuestra lo que sabes</w:t>
            </w:r>
            <w:commentRangeEnd w:id="94"/>
            <w:r w:rsidR="00133CD8">
              <w:rPr>
                <w:rStyle w:val="Refdecomentario"/>
              </w:rPr>
              <w:commentReference w:id="94"/>
            </w:r>
          </w:p>
        </w:tc>
      </w:tr>
    </w:tbl>
    <w:p w14:paraId="20402F9D" w14:textId="395255F1" w:rsidR="00A50D75" w:rsidRPr="004800F6" w:rsidRDefault="00DB4340" w:rsidP="006C5FFE">
      <w:pPr>
        <w:spacing w:line="360" w:lineRule="auto"/>
        <w:ind w:left="142"/>
        <w:jc w:val="both"/>
        <w:rPr>
          <w:rFonts w:ascii="Arial" w:hAnsi="Arial" w:cs="Arial"/>
          <w:b/>
          <w:bCs/>
          <w:color w:val="000000" w:themeColor="text1"/>
        </w:rPr>
      </w:pPr>
      <w:r w:rsidRPr="004800F6">
        <w:rPr>
          <w:rFonts w:ascii="Arial" w:hAnsi="Arial" w:cs="Arial"/>
          <w:b/>
          <w:bCs/>
          <w:color w:val="000000" w:themeColor="text1"/>
        </w:rPr>
        <w:t>Descripción</w:t>
      </w:r>
      <w:r w:rsidR="00A50D75" w:rsidRPr="004800F6">
        <w:rPr>
          <w:rFonts w:ascii="Arial" w:hAnsi="Arial" w:cs="Arial"/>
          <w:b/>
          <w:bCs/>
          <w:color w:val="000000" w:themeColor="text1"/>
        </w:rPr>
        <w:t xml:space="preserve"> de </w:t>
      </w:r>
      <w:r w:rsidRPr="004800F6">
        <w:rPr>
          <w:rFonts w:ascii="Arial" w:hAnsi="Arial" w:cs="Arial"/>
          <w:b/>
          <w:bCs/>
          <w:color w:val="000000" w:themeColor="text1"/>
        </w:rPr>
        <w:t>Historias de Usuarios Épicas</w:t>
      </w:r>
    </w:p>
    <w:p w14:paraId="1A5A1228" w14:textId="018B5D45" w:rsidR="004800F6" w:rsidRPr="004800F6" w:rsidRDefault="004800F6" w:rsidP="004800F6">
      <w:pPr>
        <w:pStyle w:val="Descripcin"/>
        <w:keepNext/>
        <w:jc w:val="center"/>
        <w:rPr>
          <w:rFonts w:ascii="Arial" w:hAnsi="Arial" w:cs="Arial"/>
          <w:b/>
          <w:bCs/>
          <w:i w:val="0"/>
          <w:iCs w:val="0"/>
          <w:color w:val="000000" w:themeColor="text1"/>
          <w:sz w:val="20"/>
          <w:szCs w:val="20"/>
        </w:rPr>
      </w:pPr>
      <w:bookmarkStart w:id="106" w:name="_Toc45264872"/>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IV</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Historia de usuario épica 1</w:t>
      </w:r>
      <w:bookmarkEnd w:id="106"/>
    </w:p>
    <w:tbl>
      <w:tblPr>
        <w:tblW w:w="5000" w:type="pct"/>
        <w:jc w:val="center"/>
        <w:tblCellMar>
          <w:left w:w="70" w:type="dxa"/>
          <w:right w:w="70" w:type="dxa"/>
        </w:tblCellMar>
        <w:tblLook w:val="04A0" w:firstRow="1" w:lastRow="0" w:firstColumn="1" w:lastColumn="0" w:noHBand="0" w:noVBand="1"/>
      </w:tblPr>
      <w:tblGrid>
        <w:gridCol w:w="8484"/>
      </w:tblGrid>
      <w:tr w:rsidR="00A50D75" w:rsidRPr="00BE1DB2" w14:paraId="6DD7B90B" w14:textId="77777777" w:rsidTr="00580D44">
        <w:trPr>
          <w:trHeight w:val="330"/>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23A78CF8" w14:textId="77777777" w:rsidR="00A50D75" w:rsidRPr="008E1770" w:rsidRDefault="00A50D75" w:rsidP="006C5FFE">
            <w:pPr>
              <w:spacing w:after="0" w:line="240" w:lineRule="auto"/>
              <w:ind w:left="142"/>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2372559" w14:textId="77777777" w:rsidTr="00D6370B">
        <w:trPr>
          <w:trHeight w:val="315"/>
          <w:jc w:val="center"/>
        </w:trPr>
        <w:tc>
          <w:tcPr>
            <w:tcW w:w="5000" w:type="pct"/>
            <w:tcBorders>
              <w:top w:val="nil"/>
              <w:left w:val="single" w:sz="8" w:space="0" w:color="auto"/>
              <w:bottom w:val="single" w:sz="8" w:space="0" w:color="auto"/>
              <w:right w:val="single" w:sz="8" w:space="0" w:color="auto"/>
            </w:tcBorders>
            <w:noWrap/>
            <w:vAlign w:val="center"/>
            <w:hideMark/>
          </w:tcPr>
          <w:p w14:paraId="07E2C89F"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HUEP-1</w:t>
            </w:r>
          </w:p>
        </w:tc>
      </w:tr>
      <w:tr w:rsidR="00A50D75" w:rsidRPr="00BE1DB2" w14:paraId="043D1334" w14:textId="77777777" w:rsidTr="00580D44">
        <w:trPr>
          <w:trHeight w:val="315"/>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38A099E7"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 módulo ingreso y pantalla principal</w:t>
            </w:r>
          </w:p>
        </w:tc>
      </w:tr>
      <w:tr w:rsidR="00A50D75" w:rsidRPr="00BE1DB2" w14:paraId="16945DCB" w14:textId="77777777" w:rsidTr="00D6370B">
        <w:trPr>
          <w:trHeight w:val="315"/>
          <w:jc w:val="center"/>
        </w:trPr>
        <w:tc>
          <w:tcPr>
            <w:tcW w:w="5000" w:type="pct"/>
            <w:tcBorders>
              <w:top w:val="nil"/>
              <w:left w:val="single" w:sz="8" w:space="0" w:color="auto"/>
              <w:bottom w:val="single" w:sz="8" w:space="0" w:color="auto"/>
              <w:right w:val="single" w:sz="8" w:space="0" w:color="auto"/>
            </w:tcBorders>
            <w:noWrap/>
            <w:vAlign w:val="center"/>
            <w:hideMark/>
          </w:tcPr>
          <w:p w14:paraId="36167507"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Medio</w:t>
            </w:r>
          </w:p>
        </w:tc>
      </w:tr>
      <w:tr w:rsidR="00A50D75" w:rsidRPr="00BE1DB2" w14:paraId="099620D1" w14:textId="77777777" w:rsidTr="00580D44">
        <w:trPr>
          <w:trHeight w:val="315"/>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4DEFCD3"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34262EB5" w14:textId="77777777" w:rsidTr="00580D44">
        <w:trPr>
          <w:trHeight w:val="300"/>
          <w:jc w:val="center"/>
        </w:trPr>
        <w:tc>
          <w:tcPr>
            <w:tcW w:w="5000" w:type="pct"/>
            <w:tcBorders>
              <w:top w:val="single" w:sz="8" w:space="0" w:color="auto"/>
              <w:left w:val="single" w:sz="8" w:space="0" w:color="auto"/>
              <w:right w:val="single" w:sz="8" w:space="0" w:color="000000"/>
            </w:tcBorders>
            <w:noWrap/>
            <w:vAlign w:val="center"/>
            <w:hideMark/>
          </w:tcPr>
          <w:p w14:paraId="5F75B68F"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p w14:paraId="41E97479" w14:textId="77777777" w:rsidR="00A50D75" w:rsidRPr="008E1770" w:rsidRDefault="00A50D75" w:rsidP="006C5FFE">
            <w:pPr>
              <w:spacing w:after="0" w:line="240" w:lineRule="auto"/>
              <w:ind w:left="142"/>
              <w:rPr>
                <w:rFonts w:ascii="Arial" w:eastAsia="Times New Roman" w:hAnsi="Arial" w:cs="Arial"/>
                <w:b/>
                <w:bCs/>
                <w:color w:val="000000"/>
                <w:lang w:eastAsia="es-419"/>
              </w:rPr>
            </w:pPr>
          </w:p>
        </w:tc>
      </w:tr>
      <w:tr w:rsidR="00A50D75" w:rsidRPr="00BE1DB2" w14:paraId="7F8501A4" w14:textId="77777777" w:rsidTr="00580D44">
        <w:trPr>
          <w:trHeight w:val="1035"/>
          <w:jc w:val="center"/>
        </w:trPr>
        <w:tc>
          <w:tcPr>
            <w:tcW w:w="5000" w:type="pct"/>
            <w:tcBorders>
              <w:top w:val="nil"/>
              <w:left w:val="single" w:sz="8" w:space="0" w:color="auto"/>
              <w:bottom w:val="single" w:sz="4" w:space="0" w:color="auto"/>
              <w:right w:val="single" w:sz="8" w:space="0" w:color="000000"/>
            </w:tcBorders>
            <w:noWrap/>
            <w:vAlign w:val="center"/>
            <w:hideMark/>
          </w:tcPr>
          <w:p w14:paraId="37DAAD0C" w14:textId="56AD470F" w:rsidR="00A50D75" w:rsidRPr="008E1770" w:rsidRDefault="00A50D75" w:rsidP="006C5FFE">
            <w:pPr>
              <w:spacing w:after="0" w:line="24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debe tener la posibilidad de poder registrarse en </w:t>
            </w:r>
            <w:r w:rsidR="00D6370B">
              <w:rPr>
                <w:rFonts w:ascii="Arial" w:eastAsia="Times New Roman" w:hAnsi="Arial" w:cs="Arial"/>
                <w:color w:val="000000"/>
                <w:lang w:eastAsia="es-419"/>
              </w:rPr>
              <w:t>la</w:t>
            </w:r>
            <w:r w:rsidRPr="008E1770">
              <w:rPr>
                <w:rFonts w:ascii="Arial" w:eastAsia="Times New Roman" w:hAnsi="Arial" w:cs="Arial"/>
                <w:color w:val="000000"/>
                <w:lang w:eastAsia="es-419"/>
              </w:rPr>
              <w:t xml:space="preserve"> </w:t>
            </w:r>
            <w:r w:rsidR="00D6370B">
              <w:rPr>
                <w:rFonts w:ascii="Arial" w:eastAsia="Times New Roman" w:hAnsi="Arial" w:cs="Arial"/>
                <w:color w:val="000000"/>
                <w:lang w:eastAsia="es-419"/>
              </w:rPr>
              <w:t>aplicación móvil</w:t>
            </w:r>
            <w:r w:rsidRPr="008E1770">
              <w:rPr>
                <w:rFonts w:ascii="Arial" w:eastAsia="Times New Roman" w:hAnsi="Arial" w:cs="Arial"/>
                <w:color w:val="000000"/>
                <w:lang w:eastAsia="es-419"/>
              </w:rPr>
              <w:t>, y con las credenciales creadas poder acceder a</w:t>
            </w:r>
            <w:r w:rsidR="00D6370B">
              <w:rPr>
                <w:rFonts w:ascii="Arial" w:eastAsia="Times New Roman" w:hAnsi="Arial" w:cs="Arial"/>
                <w:color w:val="000000"/>
                <w:lang w:eastAsia="es-419"/>
              </w:rPr>
              <w:t xml:space="preserve"> </w:t>
            </w:r>
            <w:r w:rsidRPr="008E1770">
              <w:rPr>
                <w:rFonts w:ascii="Arial" w:eastAsia="Times New Roman" w:hAnsi="Arial" w:cs="Arial"/>
                <w:color w:val="000000"/>
                <w:lang w:eastAsia="es-419"/>
              </w:rPr>
              <w:t>l</w:t>
            </w:r>
            <w:r w:rsidR="00D6370B">
              <w:rPr>
                <w:rFonts w:ascii="Arial" w:eastAsia="Times New Roman" w:hAnsi="Arial" w:cs="Arial"/>
                <w:color w:val="000000"/>
                <w:lang w:eastAsia="es-419"/>
              </w:rPr>
              <w:t>a</w:t>
            </w:r>
            <w:r w:rsidRPr="008E1770">
              <w:rPr>
                <w:rFonts w:ascii="Arial" w:eastAsia="Times New Roman" w:hAnsi="Arial" w:cs="Arial"/>
                <w:color w:val="000000"/>
                <w:lang w:eastAsia="es-419"/>
              </w:rPr>
              <w:t xml:space="preserve"> </w:t>
            </w:r>
            <w:r w:rsidR="00D6370B">
              <w:rPr>
                <w:rFonts w:ascii="Arial" w:eastAsia="Times New Roman" w:hAnsi="Arial" w:cs="Arial"/>
                <w:color w:val="000000"/>
                <w:lang w:eastAsia="es-419"/>
              </w:rPr>
              <w:t>aplicación móvil</w:t>
            </w:r>
            <w:r w:rsidRPr="008E1770">
              <w:rPr>
                <w:rFonts w:ascii="Arial" w:eastAsia="Times New Roman" w:hAnsi="Arial" w:cs="Arial"/>
                <w:color w:val="000000"/>
                <w:lang w:eastAsia="es-419"/>
              </w:rPr>
              <w:t xml:space="preserve"> y empezar a usarlo.</w:t>
            </w:r>
          </w:p>
          <w:p w14:paraId="5B2D7049" w14:textId="77777777" w:rsidR="00A50D75" w:rsidRPr="008E1770" w:rsidRDefault="00A50D75" w:rsidP="006C5FFE">
            <w:pPr>
              <w:spacing w:after="0" w:line="240" w:lineRule="auto"/>
              <w:ind w:left="142"/>
              <w:rPr>
                <w:rFonts w:ascii="Arial" w:eastAsia="Times New Roman" w:hAnsi="Arial" w:cs="Arial"/>
                <w:color w:val="000000"/>
                <w:lang w:eastAsia="es-419"/>
              </w:rPr>
            </w:pPr>
          </w:p>
          <w:p w14:paraId="793992EF" w14:textId="77777777" w:rsidR="00A50D75" w:rsidRPr="008E1770" w:rsidRDefault="00A50D75" w:rsidP="006C5FFE">
            <w:pPr>
              <w:spacing w:after="0" w:line="24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podrá ver los diferentes </w:t>
            </w:r>
            <w:proofErr w:type="spellStart"/>
            <w:r w:rsidRPr="008E1770">
              <w:rPr>
                <w:rFonts w:ascii="Arial" w:eastAsia="Times New Roman" w:hAnsi="Arial" w:cs="Arial"/>
                <w:color w:val="000000"/>
                <w:lang w:eastAsia="es-419"/>
              </w:rPr>
              <w:t>tabs</w:t>
            </w:r>
            <w:proofErr w:type="spellEnd"/>
            <w:r w:rsidRPr="008E1770">
              <w:rPr>
                <w:rFonts w:ascii="Arial" w:eastAsia="Times New Roman" w:hAnsi="Arial" w:cs="Arial"/>
                <w:color w:val="000000"/>
                <w:lang w:eastAsia="es-419"/>
              </w:rPr>
              <w:t xml:space="preserve"> que se tendrá en la página principal y ver el contenido de estos mismos.</w:t>
            </w:r>
          </w:p>
          <w:p w14:paraId="30C6C2AD" w14:textId="77777777" w:rsidR="00A50D75" w:rsidRPr="008E1770" w:rsidRDefault="00A50D75" w:rsidP="006C5FFE">
            <w:pPr>
              <w:spacing w:after="0" w:line="240" w:lineRule="auto"/>
              <w:ind w:left="142"/>
              <w:rPr>
                <w:rFonts w:ascii="Arial" w:eastAsia="Times New Roman" w:hAnsi="Arial" w:cs="Arial"/>
                <w:color w:val="000000"/>
                <w:lang w:eastAsia="es-419"/>
              </w:rPr>
            </w:pPr>
          </w:p>
          <w:p w14:paraId="54273765" w14:textId="77777777" w:rsidR="00A50D75" w:rsidRPr="008E1770" w:rsidRDefault="00A50D75" w:rsidP="006C5FFE">
            <w:pPr>
              <w:spacing w:after="0" w:line="240" w:lineRule="auto"/>
              <w:ind w:left="142"/>
              <w:rPr>
                <w:rFonts w:ascii="Arial" w:eastAsia="Times New Roman" w:hAnsi="Arial" w:cs="Arial"/>
                <w:color w:val="000000"/>
                <w:lang w:eastAsia="es-419"/>
              </w:rPr>
            </w:pPr>
          </w:p>
        </w:tc>
      </w:tr>
    </w:tbl>
    <w:p w14:paraId="57817C80" w14:textId="32872B60" w:rsidR="00A50D75" w:rsidRPr="00D6370B" w:rsidRDefault="00A50D75" w:rsidP="00204634">
      <w:pPr>
        <w:pStyle w:val="Descripcin"/>
        <w:keepNext/>
        <w:rPr>
          <w:rFonts w:ascii="Arial" w:hAnsi="Arial" w:cs="Arial"/>
          <w:color w:val="000000" w:themeColor="text1"/>
          <w:sz w:val="20"/>
          <w:szCs w:val="20"/>
        </w:rPr>
      </w:pPr>
    </w:p>
    <w:p w14:paraId="4BE71AAD" w14:textId="75B918F9" w:rsidR="00204634" w:rsidRPr="00204634" w:rsidRDefault="00204634" w:rsidP="00204634">
      <w:pPr>
        <w:pStyle w:val="Descripcin"/>
        <w:keepNext/>
        <w:jc w:val="center"/>
        <w:rPr>
          <w:rFonts w:ascii="Arial" w:hAnsi="Arial" w:cs="Arial"/>
          <w:i w:val="0"/>
          <w:iCs w:val="0"/>
          <w:color w:val="000000" w:themeColor="text1"/>
          <w:sz w:val="20"/>
          <w:szCs w:val="20"/>
        </w:rPr>
      </w:pPr>
      <w:bookmarkStart w:id="107" w:name="_Toc45264873"/>
      <w:r w:rsidRPr="00204634">
        <w:rPr>
          <w:rFonts w:ascii="Arial" w:hAnsi="Arial" w:cs="Arial"/>
          <w:b/>
          <w:bCs/>
          <w:i w:val="0"/>
          <w:iCs w:val="0"/>
          <w:color w:val="000000" w:themeColor="text1"/>
          <w:sz w:val="20"/>
          <w:szCs w:val="20"/>
        </w:rPr>
        <w:t xml:space="preserve">Tabla </w:t>
      </w:r>
      <w:r w:rsidRPr="00204634">
        <w:rPr>
          <w:rFonts w:ascii="Arial" w:hAnsi="Arial" w:cs="Arial"/>
          <w:b/>
          <w:bCs/>
          <w:i w:val="0"/>
          <w:iCs w:val="0"/>
          <w:color w:val="000000" w:themeColor="text1"/>
          <w:sz w:val="20"/>
          <w:szCs w:val="20"/>
        </w:rPr>
        <w:fldChar w:fldCharType="begin"/>
      </w:r>
      <w:r w:rsidRPr="00204634">
        <w:rPr>
          <w:rFonts w:ascii="Arial" w:hAnsi="Arial" w:cs="Arial"/>
          <w:b/>
          <w:bCs/>
          <w:i w:val="0"/>
          <w:iCs w:val="0"/>
          <w:color w:val="000000" w:themeColor="text1"/>
          <w:sz w:val="20"/>
          <w:szCs w:val="20"/>
        </w:rPr>
        <w:instrText xml:space="preserve"> SEQ Tabla \* ROMAN </w:instrText>
      </w:r>
      <w:r w:rsidRPr="00204634">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w:t>
      </w:r>
      <w:r w:rsidRPr="00204634">
        <w:rPr>
          <w:rFonts w:ascii="Arial" w:hAnsi="Arial" w:cs="Arial"/>
          <w:b/>
          <w:bCs/>
          <w:i w:val="0"/>
          <w:iCs w:val="0"/>
          <w:color w:val="000000" w:themeColor="text1"/>
          <w:sz w:val="20"/>
          <w:szCs w:val="20"/>
        </w:rPr>
        <w:fldChar w:fldCharType="end"/>
      </w:r>
      <w:r w:rsidRPr="00204634">
        <w:rPr>
          <w:rFonts w:ascii="Arial" w:hAnsi="Arial" w:cs="Arial"/>
          <w:b/>
          <w:bCs/>
          <w:i w:val="0"/>
          <w:iCs w:val="0"/>
          <w:color w:val="000000" w:themeColor="text1"/>
          <w:sz w:val="20"/>
          <w:szCs w:val="20"/>
        </w:rPr>
        <w:t xml:space="preserve">: </w:t>
      </w:r>
      <w:r w:rsidRPr="00204634">
        <w:rPr>
          <w:rFonts w:ascii="Arial" w:hAnsi="Arial" w:cs="Arial"/>
          <w:i w:val="0"/>
          <w:iCs w:val="0"/>
          <w:color w:val="000000" w:themeColor="text1"/>
          <w:sz w:val="20"/>
          <w:szCs w:val="20"/>
        </w:rPr>
        <w:t>Historia de usuario épica 3</w:t>
      </w:r>
      <w:bookmarkEnd w:id="107"/>
    </w:p>
    <w:tbl>
      <w:tblPr>
        <w:tblW w:w="5000" w:type="pct"/>
        <w:tblCellMar>
          <w:left w:w="70" w:type="dxa"/>
          <w:right w:w="70" w:type="dxa"/>
        </w:tblCellMar>
        <w:tblLook w:val="04A0" w:firstRow="1" w:lastRow="0" w:firstColumn="1" w:lastColumn="0" w:noHBand="0" w:noVBand="1"/>
      </w:tblPr>
      <w:tblGrid>
        <w:gridCol w:w="8484"/>
      </w:tblGrid>
      <w:tr w:rsidR="00A50D75" w:rsidRPr="00BE1DB2" w14:paraId="41E5E716" w14:textId="77777777" w:rsidTr="00D6370B">
        <w:trPr>
          <w:trHeight w:val="330"/>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1127E0C0" w14:textId="77777777" w:rsidR="00A50D75" w:rsidRPr="008E1770" w:rsidRDefault="00A50D75" w:rsidP="006C5FFE">
            <w:pPr>
              <w:spacing w:after="0" w:line="240" w:lineRule="auto"/>
              <w:ind w:left="142"/>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9D47330" w14:textId="77777777" w:rsidTr="00D6370B">
        <w:trPr>
          <w:trHeight w:val="315"/>
        </w:trPr>
        <w:tc>
          <w:tcPr>
            <w:tcW w:w="5000" w:type="pct"/>
            <w:tcBorders>
              <w:top w:val="nil"/>
              <w:left w:val="single" w:sz="8" w:space="0" w:color="auto"/>
              <w:bottom w:val="single" w:sz="8" w:space="0" w:color="auto"/>
              <w:right w:val="single" w:sz="8" w:space="0" w:color="auto"/>
            </w:tcBorders>
            <w:noWrap/>
            <w:vAlign w:val="center"/>
            <w:hideMark/>
          </w:tcPr>
          <w:p w14:paraId="2BDF1FD2"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HUEP-3</w:t>
            </w:r>
          </w:p>
        </w:tc>
      </w:tr>
      <w:tr w:rsidR="00A50D75" w:rsidRPr="00BE1DB2" w14:paraId="65DCA050" w14:textId="77777777" w:rsidTr="00D6370B">
        <w:trPr>
          <w:trHeight w:val="315"/>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653BF3E"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del módulo prácticas</w:t>
            </w:r>
          </w:p>
        </w:tc>
      </w:tr>
      <w:tr w:rsidR="00A50D75" w:rsidRPr="00BE1DB2" w14:paraId="60E53B7C" w14:textId="77777777" w:rsidTr="00D6370B">
        <w:trPr>
          <w:trHeight w:val="315"/>
        </w:trPr>
        <w:tc>
          <w:tcPr>
            <w:tcW w:w="5000" w:type="pct"/>
            <w:tcBorders>
              <w:top w:val="nil"/>
              <w:left w:val="single" w:sz="8" w:space="0" w:color="auto"/>
              <w:bottom w:val="single" w:sz="8" w:space="0" w:color="auto"/>
              <w:right w:val="single" w:sz="8" w:space="0" w:color="auto"/>
            </w:tcBorders>
            <w:noWrap/>
            <w:vAlign w:val="center"/>
            <w:hideMark/>
          </w:tcPr>
          <w:p w14:paraId="5BFF0164"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Alta</w:t>
            </w:r>
          </w:p>
        </w:tc>
      </w:tr>
      <w:tr w:rsidR="00A50D75" w:rsidRPr="00BE1DB2" w14:paraId="752D627F" w14:textId="77777777" w:rsidTr="00D6370B">
        <w:trPr>
          <w:trHeight w:val="315"/>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527DBF0"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55A6C3D6" w14:textId="77777777" w:rsidTr="00D6370B">
        <w:trPr>
          <w:trHeight w:val="300"/>
        </w:trPr>
        <w:tc>
          <w:tcPr>
            <w:tcW w:w="5000" w:type="pct"/>
            <w:tcBorders>
              <w:top w:val="single" w:sz="8" w:space="0" w:color="auto"/>
              <w:left w:val="single" w:sz="8" w:space="0" w:color="auto"/>
              <w:bottom w:val="nil"/>
              <w:right w:val="single" w:sz="8" w:space="0" w:color="000000"/>
            </w:tcBorders>
            <w:noWrap/>
            <w:vAlign w:val="center"/>
            <w:hideMark/>
          </w:tcPr>
          <w:p w14:paraId="692899F2"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tc>
      </w:tr>
      <w:tr w:rsidR="00A50D75" w:rsidRPr="00BE1DB2" w14:paraId="573A9544" w14:textId="77777777" w:rsidTr="00D6370B">
        <w:trPr>
          <w:trHeight w:val="1685"/>
        </w:trPr>
        <w:tc>
          <w:tcPr>
            <w:tcW w:w="5000" w:type="pct"/>
            <w:tcBorders>
              <w:top w:val="nil"/>
              <w:left w:val="single" w:sz="8" w:space="0" w:color="auto"/>
              <w:bottom w:val="single" w:sz="8" w:space="0" w:color="auto"/>
              <w:right w:val="single" w:sz="8" w:space="0" w:color="000000"/>
            </w:tcBorders>
            <w:noWrap/>
            <w:vAlign w:val="center"/>
            <w:hideMark/>
          </w:tcPr>
          <w:p w14:paraId="0164B27C" w14:textId="260D5628" w:rsidR="00A50D75" w:rsidRPr="008E1770" w:rsidRDefault="00A50D75" w:rsidP="00204634">
            <w:pPr>
              <w:spacing w:after="0" w:line="36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al ingresar al módulo de prácticas tendrá la opción de practicar las cosas aprendidas en el módulo de aprendizaje como son los colores, los números, las letras y diferentes temas como son animales, profesiones, etc. </w:t>
            </w:r>
          </w:p>
          <w:p w14:paraId="0F1FEFAE" w14:textId="75F4ADF6" w:rsidR="00A50D75" w:rsidRPr="008E1770" w:rsidRDefault="00A50D75" w:rsidP="00D6370B">
            <w:pPr>
              <w:spacing w:after="0" w:line="36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Este módulo estará categorizado por submódulos los cuales son: </w:t>
            </w:r>
            <w:r w:rsidR="00D6370B">
              <w:rPr>
                <w:rFonts w:ascii="Arial" w:eastAsia="Times New Roman" w:hAnsi="Arial" w:cs="Arial"/>
                <w:color w:val="000000"/>
                <w:lang w:eastAsia="es-419"/>
              </w:rPr>
              <w:t>v</w:t>
            </w:r>
            <w:r w:rsidRPr="008E1770">
              <w:rPr>
                <w:rFonts w:ascii="Arial" w:eastAsia="Times New Roman" w:hAnsi="Arial" w:cs="Arial"/>
                <w:color w:val="000000"/>
                <w:lang w:eastAsia="es-419"/>
              </w:rPr>
              <w:t xml:space="preserve">amos a jugar, </w:t>
            </w:r>
            <w:r w:rsidR="00D6370B">
              <w:rPr>
                <w:rFonts w:ascii="Arial" w:eastAsia="Times New Roman" w:hAnsi="Arial" w:cs="Arial"/>
                <w:color w:val="000000"/>
                <w:lang w:eastAsia="es-419"/>
              </w:rPr>
              <w:t>t</w:t>
            </w:r>
            <w:r w:rsidRPr="008E1770">
              <w:rPr>
                <w:rFonts w:ascii="Arial" w:eastAsia="Times New Roman" w:hAnsi="Arial" w:cs="Arial"/>
                <w:color w:val="000000"/>
                <w:lang w:eastAsia="es-419"/>
              </w:rPr>
              <w:t xml:space="preserve">ú </w:t>
            </w:r>
            <w:r w:rsidR="00D6370B">
              <w:rPr>
                <w:rFonts w:ascii="Arial" w:eastAsia="Times New Roman" w:hAnsi="Arial" w:cs="Arial"/>
                <w:color w:val="000000"/>
                <w:lang w:eastAsia="es-419"/>
              </w:rPr>
              <w:t>p</w:t>
            </w:r>
            <w:r w:rsidRPr="008E1770">
              <w:rPr>
                <w:rFonts w:ascii="Arial" w:eastAsia="Times New Roman" w:hAnsi="Arial" w:cs="Arial"/>
                <w:color w:val="000000"/>
                <w:lang w:eastAsia="es-419"/>
              </w:rPr>
              <w:t xml:space="preserve">uedes, </w:t>
            </w:r>
            <w:r w:rsidR="00D6370B">
              <w:rPr>
                <w:rFonts w:ascii="Arial" w:eastAsia="Times New Roman" w:hAnsi="Arial" w:cs="Arial"/>
                <w:color w:val="000000"/>
                <w:lang w:eastAsia="es-419"/>
              </w:rPr>
              <w:t>d</w:t>
            </w:r>
            <w:r w:rsidRPr="008E1770">
              <w:rPr>
                <w:rFonts w:ascii="Arial" w:eastAsia="Times New Roman" w:hAnsi="Arial" w:cs="Arial"/>
                <w:color w:val="000000"/>
                <w:lang w:eastAsia="es-419"/>
              </w:rPr>
              <w:t>emuestra lo que sabes.</w:t>
            </w:r>
          </w:p>
        </w:tc>
      </w:tr>
    </w:tbl>
    <w:p w14:paraId="481CFCB3" w14:textId="7D99EFF4" w:rsidR="00A50D75" w:rsidRPr="00BE1DB2" w:rsidRDefault="00A50D75" w:rsidP="00D6370B">
      <w:pPr>
        <w:spacing w:line="360" w:lineRule="auto"/>
        <w:ind w:left="142" w:firstLine="709"/>
        <w:rPr>
          <w:rFonts w:ascii="Arial" w:hAnsi="Arial" w:cs="Arial"/>
          <w:color w:val="000000" w:themeColor="text1"/>
        </w:rPr>
      </w:pPr>
      <w:r w:rsidRPr="00BE1DB2">
        <w:rPr>
          <w:rFonts w:ascii="Arial" w:hAnsi="Arial" w:cs="Arial"/>
          <w:color w:val="000000" w:themeColor="text1"/>
        </w:rPr>
        <w:t>Una vez definidos los requerimientos se procede a generar las historias de usuarios y de esa manera determinar las acciones que realizará el usuario.</w:t>
      </w:r>
    </w:p>
    <w:p w14:paraId="2E4C1A26" w14:textId="0206DBC8" w:rsidR="00A226E0" w:rsidRPr="00204634" w:rsidRDefault="00A226E0" w:rsidP="006C5FFE">
      <w:pPr>
        <w:pStyle w:val="Ttulo3"/>
        <w:numPr>
          <w:ilvl w:val="2"/>
          <w:numId w:val="2"/>
        </w:numPr>
        <w:spacing w:line="360" w:lineRule="auto"/>
        <w:ind w:left="142" w:firstLine="0"/>
        <w:rPr>
          <w:rFonts w:ascii="Arial" w:hAnsi="Arial" w:cs="Arial"/>
          <w:b/>
          <w:bCs/>
          <w:color w:val="000000" w:themeColor="text1"/>
        </w:rPr>
      </w:pPr>
      <w:bookmarkStart w:id="108" w:name="_Toc45264823"/>
      <w:r w:rsidRPr="00204634">
        <w:rPr>
          <w:rFonts w:ascii="Arial" w:hAnsi="Arial" w:cs="Arial"/>
          <w:b/>
          <w:bCs/>
          <w:color w:val="000000" w:themeColor="text1"/>
        </w:rPr>
        <w:lastRenderedPageBreak/>
        <w:t>Generación del Product Backlog</w:t>
      </w:r>
      <w:bookmarkEnd w:id="108"/>
    </w:p>
    <w:p w14:paraId="3893F387" w14:textId="77777777"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Para tener un mejor orden en cada requerimiento tendremos en cuenta los siguientes campos:</w:t>
      </w:r>
    </w:p>
    <w:p w14:paraId="1EF26613"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Descripción</w:t>
      </w:r>
    </w:p>
    <w:p w14:paraId="5442AD2F"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Complejidad o estimación del esfuerzo requerido</w:t>
      </w:r>
    </w:p>
    <w:p w14:paraId="1CFACC74"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Prioridad</w:t>
      </w:r>
    </w:p>
    <w:p w14:paraId="5C823297"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Número de sprint</w:t>
      </w:r>
    </w:p>
    <w:p w14:paraId="09DBAA65" w14:textId="3F7B5EB2"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Duración</w:t>
      </w:r>
      <w:r w:rsidR="00D6370B">
        <w:rPr>
          <w:rFonts w:ascii="Arial" w:hAnsi="Arial" w:cs="Arial"/>
          <w:color w:val="000000" w:themeColor="text1"/>
        </w:rPr>
        <w:t xml:space="preserve"> del sprint</w:t>
      </w:r>
    </w:p>
    <w:p w14:paraId="4B248882" w14:textId="77777777"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Para obtener el tiempo estimado de cada sprint se tomó en cuenta la complejidad y la cantidad de procesos que se empleen, tomando en cuenta que el product backlog se crea a partir de las historias de usuarios.</w:t>
      </w:r>
    </w:p>
    <w:p w14:paraId="2AB64711" w14:textId="6A1F24E4" w:rsidR="00B250AC" w:rsidRPr="008C141E" w:rsidRDefault="00A226E0" w:rsidP="008C141E">
      <w:pPr>
        <w:spacing w:line="360" w:lineRule="auto"/>
        <w:ind w:left="142"/>
        <w:jc w:val="both"/>
        <w:rPr>
          <w:rFonts w:ascii="Arial" w:hAnsi="Arial" w:cs="Arial"/>
          <w:color w:val="000000" w:themeColor="text1"/>
        </w:rPr>
      </w:pPr>
      <w:r w:rsidRPr="00BE1DB2">
        <w:rPr>
          <w:rFonts w:ascii="Arial" w:hAnsi="Arial" w:cs="Arial"/>
          <w:color w:val="000000" w:themeColor="text1"/>
        </w:rPr>
        <w:t>A continuación, se especifica el product backlog para el desarrollo del proyecto en la tabla 4.</w:t>
      </w:r>
    </w:p>
    <w:p w14:paraId="57F9FF39" w14:textId="3C915106" w:rsidR="008C141E" w:rsidRPr="008C141E" w:rsidRDefault="008C141E" w:rsidP="008C141E">
      <w:pPr>
        <w:pStyle w:val="Descripcin"/>
        <w:keepNext/>
        <w:jc w:val="center"/>
        <w:rPr>
          <w:rFonts w:ascii="Arial" w:hAnsi="Arial" w:cs="Arial"/>
          <w:b/>
          <w:bCs/>
          <w:i w:val="0"/>
          <w:iCs w:val="0"/>
          <w:color w:val="000000" w:themeColor="text1"/>
          <w:sz w:val="20"/>
          <w:szCs w:val="20"/>
        </w:rPr>
      </w:pPr>
      <w:bookmarkStart w:id="109" w:name="_Toc45264874"/>
      <w:r w:rsidRPr="008C141E">
        <w:rPr>
          <w:rFonts w:ascii="Arial" w:hAnsi="Arial" w:cs="Arial"/>
          <w:b/>
          <w:bCs/>
          <w:i w:val="0"/>
          <w:iCs w:val="0"/>
          <w:color w:val="000000" w:themeColor="text1"/>
          <w:sz w:val="20"/>
          <w:szCs w:val="20"/>
        </w:rPr>
        <w:t xml:space="preserve">Tabla </w:t>
      </w:r>
      <w:r w:rsidRPr="008C141E">
        <w:rPr>
          <w:rFonts w:ascii="Arial" w:hAnsi="Arial" w:cs="Arial"/>
          <w:b/>
          <w:bCs/>
          <w:i w:val="0"/>
          <w:iCs w:val="0"/>
          <w:color w:val="000000" w:themeColor="text1"/>
          <w:sz w:val="20"/>
          <w:szCs w:val="20"/>
        </w:rPr>
        <w:fldChar w:fldCharType="begin"/>
      </w:r>
      <w:r w:rsidRPr="008C141E">
        <w:rPr>
          <w:rFonts w:ascii="Arial" w:hAnsi="Arial" w:cs="Arial"/>
          <w:b/>
          <w:bCs/>
          <w:i w:val="0"/>
          <w:iCs w:val="0"/>
          <w:color w:val="000000" w:themeColor="text1"/>
          <w:sz w:val="20"/>
          <w:szCs w:val="20"/>
        </w:rPr>
        <w:instrText xml:space="preserve"> SEQ Tabla \* ROMAN </w:instrText>
      </w:r>
      <w:r w:rsidRPr="008C141E">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w:t>
      </w:r>
      <w:r w:rsidRPr="008C141E">
        <w:rPr>
          <w:rFonts w:ascii="Arial" w:hAnsi="Arial" w:cs="Arial"/>
          <w:b/>
          <w:bCs/>
          <w:i w:val="0"/>
          <w:iCs w:val="0"/>
          <w:color w:val="000000" w:themeColor="text1"/>
          <w:sz w:val="20"/>
          <w:szCs w:val="20"/>
        </w:rPr>
        <w:fldChar w:fldCharType="end"/>
      </w:r>
      <w:r w:rsidRPr="008C141E">
        <w:rPr>
          <w:rFonts w:ascii="Arial" w:hAnsi="Arial" w:cs="Arial"/>
          <w:b/>
          <w:bCs/>
          <w:i w:val="0"/>
          <w:iCs w:val="0"/>
          <w:color w:val="000000" w:themeColor="text1"/>
          <w:sz w:val="20"/>
          <w:szCs w:val="20"/>
        </w:rPr>
        <w:t xml:space="preserve">: </w:t>
      </w:r>
      <w:r w:rsidRPr="008C141E">
        <w:rPr>
          <w:rFonts w:ascii="Arial" w:hAnsi="Arial" w:cs="Arial"/>
          <w:i w:val="0"/>
          <w:iCs w:val="0"/>
          <w:color w:val="000000" w:themeColor="text1"/>
          <w:sz w:val="20"/>
          <w:szCs w:val="20"/>
        </w:rPr>
        <w:t>Product Backlog</w:t>
      </w:r>
      <w:bookmarkEnd w:id="109"/>
    </w:p>
    <w:tbl>
      <w:tblPr>
        <w:tblStyle w:val="Tablaconcuadrcula"/>
        <w:tblW w:w="8500" w:type="dxa"/>
        <w:tblLook w:val="04A0" w:firstRow="1" w:lastRow="0" w:firstColumn="1" w:lastColumn="0" w:noHBand="0" w:noVBand="1"/>
      </w:tblPr>
      <w:tblGrid>
        <w:gridCol w:w="3090"/>
        <w:gridCol w:w="1239"/>
        <w:gridCol w:w="1620"/>
        <w:gridCol w:w="1312"/>
        <w:gridCol w:w="1239"/>
      </w:tblGrid>
      <w:tr w:rsidR="007E5CC9" w:rsidRPr="00BE1DB2" w14:paraId="4DFDEBEF" w14:textId="77777777" w:rsidTr="00204634">
        <w:trPr>
          <w:trHeight w:val="389"/>
        </w:trPr>
        <w:tc>
          <w:tcPr>
            <w:tcW w:w="3090" w:type="dxa"/>
          </w:tcPr>
          <w:p w14:paraId="2DD129C0" w14:textId="77777777" w:rsidR="00B250AC" w:rsidRPr="00BE1DB2" w:rsidRDefault="00B250AC" w:rsidP="006C5FFE">
            <w:pPr>
              <w:spacing w:line="360" w:lineRule="auto"/>
              <w:ind w:left="142"/>
              <w:jc w:val="both"/>
              <w:rPr>
                <w:rFonts w:ascii="Arial" w:hAnsi="Arial" w:cs="Arial"/>
                <w:color w:val="000000" w:themeColor="text1"/>
              </w:rPr>
            </w:pPr>
            <w:commentRangeStart w:id="110"/>
            <w:r w:rsidRPr="00BE1DB2">
              <w:rPr>
                <w:rFonts w:ascii="Arial" w:hAnsi="Arial" w:cs="Arial"/>
                <w:color w:val="000000" w:themeColor="text1"/>
              </w:rPr>
              <w:t xml:space="preserve">Descripción </w:t>
            </w:r>
          </w:p>
        </w:tc>
        <w:tc>
          <w:tcPr>
            <w:tcW w:w="1239" w:type="dxa"/>
          </w:tcPr>
          <w:p w14:paraId="4C3B64AB" w14:textId="77777777" w:rsidR="00B250AC" w:rsidRPr="00BE1DB2"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Prioridad</w:t>
            </w:r>
          </w:p>
        </w:tc>
        <w:tc>
          <w:tcPr>
            <w:tcW w:w="1620" w:type="dxa"/>
          </w:tcPr>
          <w:p w14:paraId="1D91DD9F" w14:textId="77777777" w:rsidR="00B250AC" w:rsidRPr="00BE1DB2"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Complejidad</w:t>
            </w:r>
          </w:p>
        </w:tc>
        <w:tc>
          <w:tcPr>
            <w:tcW w:w="1312" w:type="dxa"/>
          </w:tcPr>
          <w:p w14:paraId="7FEFED02" w14:textId="77777777" w:rsidR="00B250AC" w:rsidRPr="00BE1DB2" w:rsidRDefault="00B250AC" w:rsidP="006C5FFE">
            <w:pPr>
              <w:spacing w:line="360" w:lineRule="auto"/>
              <w:ind w:left="142"/>
              <w:jc w:val="both"/>
              <w:rPr>
                <w:rFonts w:ascii="Arial" w:hAnsi="Arial" w:cs="Arial"/>
                <w:color w:val="000000" w:themeColor="text1"/>
              </w:rPr>
            </w:pPr>
            <w:proofErr w:type="spellStart"/>
            <w:r w:rsidRPr="00BE1DB2">
              <w:rPr>
                <w:rFonts w:ascii="Arial" w:hAnsi="Arial" w:cs="Arial"/>
                <w:color w:val="000000" w:themeColor="text1"/>
              </w:rPr>
              <w:t>N°</w:t>
            </w:r>
            <w:proofErr w:type="spellEnd"/>
            <w:r w:rsidRPr="00BE1DB2">
              <w:rPr>
                <w:rFonts w:ascii="Arial" w:hAnsi="Arial" w:cs="Arial"/>
                <w:color w:val="000000" w:themeColor="text1"/>
              </w:rPr>
              <w:t xml:space="preserve"> sprint</w:t>
            </w:r>
          </w:p>
        </w:tc>
        <w:tc>
          <w:tcPr>
            <w:tcW w:w="1239" w:type="dxa"/>
          </w:tcPr>
          <w:p w14:paraId="661571DA" w14:textId="77777777" w:rsidR="00B250AC"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Duración</w:t>
            </w:r>
          </w:p>
          <w:p w14:paraId="3264542C" w14:textId="73BC51EC" w:rsidR="00D6370B" w:rsidRPr="00BE1DB2" w:rsidRDefault="00D6370B" w:rsidP="006C5FFE">
            <w:pPr>
              <w:spacing w:line="360" w:lineRule="auto"/>
              <w:ind w:left="142"/>
              <w:jc w:val="both"/>
              <w:rPr>
                <w:rFonts w:ascii="Arial" w:hAnsi="Arial" w:cs="Arial"/>
                <w:color w:val="000000" w:themeColor="text1"/>
              </w:rPr>
            </w:pPr>
            <w:r>
              <w:rPr>
                <w:rFonts w:ascii="Arial" w:hAnsi="Arial" w:cs="Arial"/>
                <w:color w:val="000000" w:themeColor="text1"/>
              </w:rPr>
              <w:t>del sprint</w:t>
            </w:r>
          </w:p>
        </w:tc>
      </w:tr>
      <w:tr w:rsidR="007E5CC9" w:rsidRPr="00BE1DB2" w14:paraId="0547659E" w14:textId="77777777" w:rsidTr="00204634">
        <w:trPr>
          <w:trHeight w:val="488"/>
        </w:trPr>
        <w:tc>
          <w:tcPr>
            <w:tcW w:w="3090" w:type="dxa"/>
          </w:tcPr>
          <w:p w14:paraId="21510266" w14:textId="56674964"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 xml:space="preserve">Diseño </w:t>
            </w:r>
            <w:r w:rsidR="00D6370B">
              <w:rPr>
                <w:rFonts w:ascii="Arial" w:hAnsi="Arial" w:cs="Arial"/>
                <w:color w:val="000000" w:themeColor="text1"/>
              </w:rPr>
              <w:t>base de datos</w:t>
            </w:r>
            <w:r w:rsidRPr="00BE1DB2">
              <w:rPr>
                <w:rFonts w:ascii="Arial" w:hAnsi="Arial" w:cs="Arial"/>
                <w:color w:val="000000" w:themeColor="text1"/>
              </w:rPr>
              <w:t xml:space="preserve"> </w:t>
            </w:r>
          </w:p>
        </w:tc>
        <w:tc>
          <w:tcPr>
            <w:tcW w:w="1239" w:type="dxa"/>
          </w:tcPr>
          <w:p w14:paraId="3BD5BCF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11BF85F6"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312" w:type="dxa"/>
          </w:tcPr>
          <w:p w14:paraId="7B82D840"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0</w:t>
            </w:r>
          </w:p>
        </w:tc>
        <w:tc>
          <w:tcPr>
            <w:tcW w:w="1239" w:type="dxa"/>
          </w:tcPr>
          <w:p w14:paraId="65AEFDB1"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14</w:t>
            </w:r>
          </w:p>
        </w:tc>
      </w:tr>
      <w:tr w:rsidR="007E5CC9" w:rsidRPr="00BE1DB2" w14:paraId="7DBA8752" w14:textId="77777777" w:rsidTr="00204634">
        <w:trPr>
          <w:trHeight w:val="752"/>
        </w:trPr>
        <w:tc>
          <w:tcPr>
            <w:tcW w:w="3090" w:type="dxa"/>
          </w:tcPr>
          <w:p w14:paraId="1F120A9C" w14:textId="0CC3891A"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 xml:space="preserve">Construcción de la arquitectura y </w:t>
            </w:r>
            <w:r w:rsidR="00D6370B">
              <w:rPr>
                <w:rFonts w:ascii="Arial" w:hAnsi="Arial" w:cs="Arial"/>
                <w:color w:val="000000" w:themeColor="text1"/>
              </w:rPr>
              <w:t>d</w:t>
            </w:r>
            <w:r w:rsidRPr="00BE1DB2">
              <w:rPr>
                <w:rFonts w:ascii="Arial" w:hAnsi="Arial" w:cs="Arial"/>
                <w:color w:val="000000" w:themeColor="text1"/>
              </w:rPr>
              <w:t>esarrollo de la página principal</w:t>
            </w:r>
          </w:p>
        </w:tc>
        <w:tc>
          <w:tcPr>
            <w:tcW w:w="1239" w:type="dxa"/>
          </w:tcPr>
          <w:p w14:paraId="122DBC98"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620" w:type="dxa"/>
          </w:tcPr>
          <w:p w14:paraId="7FA8D65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0B34314F"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1</w:t>
            </w:r>
          </w:p>
        </w:tc>
        <w:tc>
          <w:tcPr>
            <w:tcW w:w="1239" w:type="dxa"/>
          </w:tcPr>
          <w:p w14:paraId="6C546BD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24</w:t>
            </w:r>
          </w:p>
        </w:tc>
      </w:tr>
      <w:tr w:rsidR="007E5CC9" w:rsidRPr="00BE1DB2" w14:paraId="16E25343" w14:textId="77777777" w:rsidTr="00204634">
        <w:trPr>
          <w:trHeight w:val="66"/>
        </w:trPr>
        <w:tc>
          <w:tcPr>
            <w:tcW w:w="3090" w:type="dxa"/>
          </w:tcPr>
          <w:p w14:paraId="77E6622D" w14:textId="77777777"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Desarrollo del módulo de aprendizaje</w:t>
            </w:r>
          </w:p>
        </w:tc>
        <w:tc>
          <w:tcPr>
            <w:tcW w:w="1239" w:type="dxa"/>
          </w:tcPr>
          <w:p w14:paraId="5C514F4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365A7B0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482DC20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2</w:t>
            </w:r>
          </w:p>
        </w:tc>
        <w:tc>
          <w:tcPr>
            <w:tcW w:w="1239" w:type="dxa"/>
          </w:tcPr>
          <w:p w14:paraId="1E78AF1B"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51</w:t>
            </w:r>
          </w:p>
        </w:tc>
      </w:tr>
      <w:tr w:rsidR="007E5CC9" w:rsidRPr="00BE1DB2" w14:paraId="3AA3B4B1" w14:textId="0AF66865" w:rsidTr="00204634">
        <w:trPr>
          <w:trHeight w:val="457"/>
        </w:trPr>
        <w:tc>
          <w:tcPr>
            <w:tcW w:w="3090" w:type="dxa"/>
          </w:tcPr>
          <w:p w14:paraId="03A0EA84" w14:textId="77777777" w:rsidR="007E2AA5" w:rsidRPr="00BE1DB2" w:rsidRDefault="007E2AA5" w:rsidP="006C5FFE">
            <w:pPr>
              <w:spacing w:line="360" w:lineRule="auto"/>
              <w:ind w:left="142"/>
              <w:rPr>
                <w:rFonts w:ascii="Arial" w:hAnsi="Arial" w:cs="Arial"/>
                <w:b/>
                <w:color w:val="000000" w:themeColor="text1"/>
              </w:rPr>
            </w:pPr>
            <w:r w:rsidRPr="00BE1DB2">
              <w:rPr>
                <w:rFonts w:ascii="Arial" w:hAnsi="Arial" w:cs="Arial"/>
                <w:color w:val="000000" w:themeColor="text1"/>
              </w:rPr>
              <w:t>Desarrollo del módulo de práctica</w:t>
            </w:r>
          </w:p>
        </w:tc>
        <w:tc>
          <w:tcPr>
            <w:tcW w:w="1239" w:type="dxa"/>
          </w:tcPr>
          <w:p w14:paraId="4F516DC5" w14:textId="77777777" w:rsidR="007E2AA5" w:rsidRPr="00BE1DB2" w:rsidRDefault="007E2AA5"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01ECF1AA" w14:textId="77777777" w:rsidR="007E2AA5" w:rsidRPr="00BE1DB2" w:rsidRDefault="007E2AA5"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79FFCB17" w14:textId="77777777" w:rsidR="007E2AA5" w:rsidRPr="0058760F" w:rsidRDefault="007E2AA5" w:rsidP="006C5FFE">
            <w:pPr>
              <w:spacing w:line="360" w:lineRule="auto"/>
              <w:ind w:left="142"/>
              <w:jc w:val="center"/>
              <w:rPr>
                <w:rFonts w:ascii="Arial" w:hAnsi="Arial" w:cs="Arial"/>
                <w:color w:val="000000" w:themeColor="text1"/>
              </w:rPr>
            </w:pPr>
            <w:r w:rsidRPr="0058760F">
              <w:rPr>
                <w:rFonts w:ascii="Arial" w:hAnsi="Arial" w:cs="Arial"/>
                <w:color w:val="000000" w:themeColor="text1"/>
              </w:rPr>
              <w:t>3</w:t>
            </w:r>
          </w:p>
        </w:tc>
        <w:tc>
          <w:tcPr>
            <w:tcW w:w="1239" w:type="dxa"/>
            <w:shd w:val="clear" w:color="auto" w:fill="auto"/>
          </w:tcPr>
          <w:p w14:paraId="2A0F9D0B" w14:textId="46D24747" w:rsidR="007E2AA5" w:rsidRPr="0058760F" w:rsidRDefault="007E2AA5" w:rsidP="006C5FFE">
            <w:pPr>
              <w:ind w:left="142"/>
              <w:jc w:val="center"/>
              <w:rPr>
                <w:rFonts w:ascii="Arial" w:hAnsi="Arial" w:cs="Arial"/>
                <w:rPrChange w:id="111" w:author="Diego Andrés Villavicencio Cando" w:date="2020-06-07T12:24:00Z">
                  <w:rPr/>
                </w:rPrChange>
              </w:rPr>
            </w:pPr>
            <w:ins w:id="112" w:author="Diego Andrés Villavicencio Cando" w:date="2020-06-07T12:24:00Z">
              <w:r w:rsidRPr="0058760F">
                <w:rPr>
                  <w:rFonts w:ascii="Arial" w:hAnsi="Arial" w:cs="Arial"/>
                  <w:rPrChange w:id="113" w:author="Diego Andrés Villavicencio Cando" w:date="2020-06-07T12:24:00Z">
                    <w:rPr/>
                  </w:rPrChange>
                </w:rPr>
                <w:t>40</w:t>
              </w:r>
            </w:ins>
          </w:p>
        </w:tc>
      </w:tr>
      <w:tr w:rsidR="007E5CC9" w:rsidRPr="00BE1DB2" w14:paraId="2B9172A2" w14:textId="77777777" w:rsidTr="00204634">
        <w:trPr>
          <w:trHeight w:val="389"/>
        </w:trPr>
        <w:tc>
          <w:tcPr>
            <w:tcW w:w="3090" w:type="dxa"/>
          </w:tcPr>
          <w:p w14:paraId="3557C424" w14:textId="08D295C4" w:rsidR="00B250AC" w:rsidRPr="00BE1DB2" w:rsidRDefault="00B250AC" w:rsidP="006C5FFE">
            <w:pPr>
              <w:spacing w:line="360" w:lineRule="auto"/>
              <w:ind w:left="142"/>
              <w:rPr>
                <w:rFonts w:ascii="Arial" w:hAnsi="Arial" w:cs="Arial"/>
                <w:b/>
                <w:bCs/>
                <w:color w:val="000000" w:themeColor="text1"/>
              </w:rPr>
            </w:pPr>
            <w:r w:rsidRPr="00BE1DB2">
              <w:rPr>
                <w:rFonts w:ascii="Arial" w:hAnsi="Arial" w:cs="Arial"/>
                <w:color w:val="000000" w:themeColor="text1"/>
              </w:rPr>
              <w:t xml:space="preserve">Desarrollo de </w:t>
            </w:r>
            <w:r w:rsidR="0007315D" w:rsidRPr="00BE1DB2">
              <w:rPr>
                <w:rFonts w:ascii="Arial" w:hAnsi="Arial" w:cs="Arial"/>
                <w:color w:val="000000" w:themeColor="text1"/>
              </w:rPr>
              <w:t>prácticas</w:t>
            </w:r>
            <w:r w:rsidRPr="00BE1DB2">
              <w:rPr>
                <w:rFonts w:ascii="Arial" w:hAnsi="Arial" w:cs="Arial"/>
                <w:color w:val="000000" w:themeColor="text1"/>
              </w:rPr>
              <w:t xml:space="preserve"> </w:t>
            </w:r>
            <w:r w:rsidR="00204634">
              <w:rPr>
                <w:rFonts w:ascii="Arial" w:hAnsi="Arial" w:cs="Arial"/>
                <w:color w:val="000000" w:themeColor="text1"/>
              </w:rPr>
              <w:t>t</w:t>
            </w:r>
            <w:r w:rsidRPr="00BE1DB2">
              <w:rPr>
                <w:rFonts w:ascii="Arial" w:hAnsi="Arial" w:cs="Arial"/>
                <w:color w:val="000000" w:themeColor="text1"/>
              </w:rPr>
              <w:t>ú puedes y demuestra lo que sabes</w:t>
            </w:r>
          </w:p>
        </w:tc>
        <w:tc>
          <w:tcPr>
            <w:tcW w:w="1239" w:type="dxa"/>
          </w:tcPr>
          <w:p w14:paraId="030C6AC1"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0E682125"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4BCC304E"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239" w:type="dxa"/>
          </w:tcPr>
          <w:p w14:paraId="73660317"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68</w:t>
            </w:r>
          </w:p>
        </w:tc>
      </w:tr>
      <w:tr w:rsidR="007E5CC9" w:rsidRPr="00BE1DB2" w14:paraId="41B6FA98" w14:textId="77777777" w:rsidTr="00204634">
        <w:trPr>
          <w:trHeight w:val="373"/>
        </w:trPr>
        <w:tc>
          <w:tcPr>
            <w:tcW w:w="3090" w:type="dxa"/>
          </w:tcPr>
          <w:p w14:paraId="05E76C46" w14:textId="77777777" w:rsidR="00B250AC" w:rsidRPr="00204634" w:rsidRDefault="00B250AC" w:rsidP="006C5FFE">
            <w:pPr>
              <w:spacing w:line="360" w:lineRule="auto"/>
              <w:ind w:left="142"/>
              <w:jc w:val="both"/>
              <w:rPr>
                <w:rFonts w:ascii="Arial" w:hAnsi="Arial" w:cs="Arial"/>
                <w:b/>
                <w:bCs/>
                <w:color w:val="000000" w:themeColor="text1"/>
              </w:rPr>
            </w:pPr>
            <w:r w:rsidRPr="00204634">
              <w:rPr>
                <w:rFonts w:ascii="Arial" w:hAnsi="Arial" w:cs="Arial"/>
                <w:b/>
                <w:bCs/>
                <w:color w:val="000000" w:themeColor="text1"/>
              </w:rPr>
              <w:t>Total</w:t>
            </w:r>
          </w:p>
        </w:tc>
        <w:tc>
          <w:tcPr>
            <w:tcW w:w="1239" w:type="dxa"/>
          </w:tcPr>
          <w:p w14:paraId="1A316E7B" w14:textId="77777777" w:rsidR="00B250AC" w:rsidRPr="00BE1DB2" w:rsidRDefault="00B250AC" w:rsidP="006C5FFE">
            <w:pPr>
              <w:spacing w:line="360" w:lineRule="auto"/>
              <w:ind w:left="142"/>
              <w:jc w:val="both"/>
              <w:rPr>
                <w:rFonts w:ascii="Arial" w:hAnsi="Arial" w:cs="Arial"/>
                <w:color w:val="000000" w:themeColor="text1"/>
              </w:rPr>
            </w:pPr>
          </w:p>
        </w:tc>
        <w:tc>
          <w:tcPr>
            <w:tcW w:w="1620" w:type="dxa"/>
          </w:tcPr>
          <w:p w14:paraId="75682F3C" w14:textId="77777777" w:rsidR="00B250AC" w:rsidRPr="00BE1DB2" w:rsidRDefault="00B250AC" w:rsidP="006C5FFE">
            <w:pPr>
              <w:spacing w:line="360" w:lineRule="auto"/>
              <w:ind w:left="142"/>
              <w:jc w:val="both"/>
              <w:rPr>
                <w:rFonts w:ascii="Arial" w:hAnsi="Arial" w:cs="Arial"/>
                <w:color w:val="000000" w:themeColor="text1"/>
              </w:rPr>
            </w:pPr>
          </w:p>
        </w:tc>
        <w:tc>
          <w:tcPr>
            <w:tcW w:w="1312" w:type="dxa"/>
          </w:tcPr>
          <w:p w14:paraId="38E906BC" w14:textId="77777777" w:rsidR="00B250AC" w:rsidRPr="00BE1DB2" w:rsidRDefault="00B250AC" w:rsidP="006C5FFE">
            <w:pPr>
              <w:spacing w:line="360" w:lineRule="auto"/>
              <w:ind w:left="142"/>
              <w:jc w:val="both"/>
              <w:rPr>
                <w:rFonts w:ascii="Arial" w:hAnsi="Arial" w:cs="Arial"/>
                <w:color w:val="000000" w:themeColor="text1"/>
              </w:rPr>
            </w:pPr>
          </w:p>
        </w:tc>
        <w:tc>
          <w:tcPr>
            <w:tcW w:w="1239" w:type="dxa"/>
          </w:tcPr>
          <w:p w14:paraId="5EB4308A" w14:textId="77777777" w:rsidR="00B250AC" w:rsidRPr="00BE1DB2" w:rsidRDefault="00B250AC" w:rsidP="006C5FFE">
            <w:pPr>
              <w:keepNext/>
              <w:spacing w:line="360" w:lineRule="auto"/>
              <w:ind w:left="142"/>
              <w:jc w:val="center"/>
              <w:rPr>
                <w:rFonts w:ascii="Arial" w:hAnsi="Arial" w:cs="Arial"/>
                <w:color w:val="000000" w:themeColor="text1"/>
              </w:rPr>
            </w:pPr>
            <w:r w:rsidRPr="00BE1DB2">
              <w:rPr>
                <w:rFonts w:ascii="Arial" w:hAnsi="Arial" w:cs="Arial"/>
                <w:color w:val="000000" w:themeColor="text1"/>
              </w:rPr>
              <w:t>197</w:t>
            </w:r>
            <w:commentRangeEnd w:id="110"/>
            <w:r w:rsidR="003A71D7">
              <w:rPr>
                <w:rStyle w:val="Refdecomentario"/>
              </w:rPr>
              <w:commentReference w:id="110"/>
            </w:r>
          </w:p>
        </w:tc>
      </w:tr>
    </w:tbl>
    <w:p w14:paraId="49152129" w14:textId="69A568A4" w:rsidR="00A226E0" w:rsidRPr="00BE1DB2" w:rsidRDefault="00A226E0" w:rsidP="00D6370B">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La prioridad y la complejidad fueron valoradas de mayor a menor, donde la prioridad con la cantidad 1 es menos urgente y la cantidad 5 es urgente y la complejidad depende del grado donde la cantidad 5 representa mayor complejidad y la cantidad 1 representa menos complejidad.</w:t>
      </w:r>
    </w:p>
    <w:p w14:paraId="09AC55CA" w14:textId="082D41F1" w:rsidR="00B66DC2" w:rsidRPr="00204634" w:rsidRDefault="00B66DC2" w:rsidP="006C5FFE">
      <w:pPr>
        <w:pStyle w:val="Ttulo3"/>
        <w:numPr>
          <w:ilvl w:val="2"/>
          <w:numId w:val="2"/>
        </w:numPr>
        <w:spacing w:line="360" w:lineRule="auto"/>
        <w:ind w:left="142" w:firstLine="0"/>
        <w:rPr>
          <w:rFonts w:ascii="Arial" w:hAnsi="Arial" w:cs="Arial"/>
          <w:b/>
          <w:bCs/>
          <w:color w:val="000000" w:themeColor="text1"/>
        </w:rPr>
      </w:pPr>
      <w:bookmarkStart w:id="114" w:name="_Toc45264824"/>
      <w:r w:rsidRPr="00204634">
        <w:rPr>
          <w:rFonts w:ascii="Arial" w:hAnsi="Arial" w:cs="Arial"/>
          <w:b/>
          <w:bCs/>
          <w:color w:val="000000" w:themeColor="text1"/>
        </w:rPr>
        <w:lastRenderedPageBreak/>
        <w:t>Release Planning</w:t>
      </w:r>
      <w:bookmarkEnd w:id="114"/>
    </w:p>
    <w:p w14:paraId="190146D8" w14:textId="056D021E" w:rsidR="00B66DC2" w:rsidRPr="008E1770" w:rsidRDefault="00B66DC2" w:rsidP="005B1FAE">
      <w:pPr>
        <w:spacing w:line="360" w:lineRule="auto"/>
        <w:ind w:left="142" w:right="-1" w:firstLine="709"/>
        <w:jc w:val="both"/>
        <w:rPr>
          <w:rFonts w:ascii="Arial" w:hAnsi="Arial" w:cs="Arial"/>
          <w:b/>
          <w:bCs/>
          <w:color w:val="000000" w:themeColor="text1"/>
        </w:rPr>
      </w:pPr>
      <w:r w:rsidRPr="00BE1DB2">
        <w:rPr>
          <w:rFonts w:ascii="Arial" w:hAnsi="Arial" w:cs="Arial"/>
          <w:color w:val="000000" w:themeColor="text1"/>
        </w:rPr>
        <w:t xml:space="preserve">Para el desarrollo de este proyecto el equipo de desarrollo y el </w:t>
      </w:r>
      <w:r w:rsidR="00943A44">
        <w:rPr>
          <w:rFonts w:ascii="Arial" w:hAnsi="Arial" w:cs="Arial"/>
          <w:color w:val="000000" w:themeColor="text1"/>
        </w:rPr>
        <w:t>product owner</w:t>
      </w:r>
      <w:r w:rsidRPr="00BE1DB2">
        <w:rPr>
          <w:rFonts w:ascii="Arial" w:hAnsi="Arial" w:cs="Arial"/>
          <w:color w:val="000000" w:themeColor="text1"/>
        </w:rPr>
        <w:t xml:space="preserve"> decidieron ejecutar 4 Sprints, el cual se </w:t>
      </w:r>
      <w:r w:rsidR="008E552B" w:rsidRPr="00BE1DB2">
        <w:rPr>
          <w:rFonts w:ascii="Arial" w:hAnsi="Arial" w:cs="Arial"/>
          <w:color w:val="000000" w:themeColor="text1"/>
        </w:rPr>
        <w:t>planteó</w:t>
      </w:r>
      <w:r w:rsidRPr="00BE1DB2">
        <w:rPr>
          <w:rFonts w:ascii="Arial" w:hAnsi="Arial" w:cs="Arial"/>
          <w:color w:val="000000" w:themeColor="text1"/>
        </w:rPr>
        <w:t xml:space="preserve"> ejecutar 30 puntos de esfuerzo para cada sprint, ver tabla 11 en el </w:t>
      </w:r>
      <w:r w:rsidRPr="00BE1DB2">
        <w:rPr>
          <w:rFonts w:ascii="Arial" w:hAnsi="Arial" w:cs="Arial"/>
          <w:b/>
          <w:bCs/>
          <w:color w:val="000000" w:themeColor="text1"/>
        </w:rPr>
        <w:t>Anexo E.</w:t>
      </w:r>
    </w:p>
    <w:p w14:paraId="509FA036" w14:textId="2C9D8DCF" w:rsidR="00B66DC2" w:rsidRPr="00204634" w:rsidRDefault="00127818" w:rsidP="006C5FFE">
      <w:pPr>
        <w:pStyle w:val="Ttulo3"/>
        <w:numPr>
          <w:ilvl w:val="2"/>
          <w:numId w:val="2"/>
        </w:numPr>
        <w:spacing w:line="360" w:lineRule="auto"/>
        <w:ind w:left="142" w:firstLine="0"/>
        <w:rPr>
          <w:rFonts w:ascii="Arial" w:hAnsi="Arial" w:cs="Arial"/>
          <w:b/>
          <w:bCs/>
          <w:color w:val="000000" w:themeColor="text1"/>
        </w:rPr>
      </w:pPr>
      <w:bookmarkStart w:id="115" w:name="_Toc45264825"/>
      <w:r w:rsidRPr="00204634">
        <w:rPr>
          <w:rFonts w:ascii="Arial" w:hAnsi="Arial" w:cs="Arial"/>
          <w:b/>
          <w:bCs/>
          <w:color w:val="000000" w:themeColor="text1"/>
        </w:rPr>
        <w:t>Historias de Usuarios</w:t>
      </w:r>
      <w:bookmarkEnd w:id="115"/>
    </w:p>
    <w:p w14:paraId="268C3B4A" w14:textId="30F75AF0" w:rsidR="00127818" w:rsidRPr="008E1770" w:rsidRDefault="00127818" w:rsidP="005B1FAE">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 xml:space="preserve">Las historias de usuarios fueron realizadas tras un análisis de los eventos con los profesores de la fundación y colocadas en el product backlog obteniendo un total de 19 historias de usuarios, ver </w:t>
      </w:r>
      <w:r w:rsidRPr="00BE1DB2">
        <w:rPr>
          <w:rFonts w:ascii="Arial" w:hAnsi="Arial" w:cs="Arial"/>
          <w:b/>
          <w:bCs/>
          <w:color w:val="000000" w:themeColor="text1"/>
        </w:rPr>
        <w:t>A</w:t>
      </w:r>
      <w:r w:rsidRPr="008E1770">
        <w:rPr>
          <w:rFonts w:ascii="Arial" w:hAnsi="Arial" w:cs="Arial"/>
          <w:b/>
          <w:bCs/>
          <w:color w:val="000000" w:themeColor="text1"/>
        </w:rPr>
        <w:t>nexo E</w:t>
      </w:r>
      <w:r w:rsidRPr="00BE1DB2">
        <w:rPr>
          <w:rFonts w:ascii="Arial" w:hAnsi="Arial" w:cs="Arial"/>
          <w:color w:val="000000" w:themeColor="text1"/>
        </w:rPr>
        <w:t>.</w:t>
      </w:r>
    </w:p>
    <w:p w14:paraId="17334FE1" w14:textId="05E6AC08" w:rsidR="00127818" w:rsidRPr="00204634" w:rsidRDefault="00127818" w:rsidP="006C5FFE">
      <w:pPr>
        <w:pStyle w:val="Ttulo3"/>
        <w:numPr>
          <w:ilvl w:val="2"/>
          <w:numId w:val="2"/>
        </w:numPr>
        <w:spacing w:line="360" w:lineRule="auto"/>
        <w:ind w:left="142" w:firstLine="0"/>
        <w:rPr>
          <w:rFonts w:ascii="Arial" w:hAnsi="Arial" w:cs="Arial"/>
          <w:b/>
          <w:bCs/>
          <w:color w:val="000000" w:themeColor="text1"/>
        </w:rPr>
      </w:pPr>
      <w:bookmarkStart w:id="116" w:name="_Toc45264826"/>
      <w:r w:rsidRPr="00204634">
        <w:rPr>
          <w:rFonts w:ascii="Arial" w:hAnsi="Arial" w:cs="Arial"/>
          <w:b/>
          <w:bCs/>
          <w:color w:val="000000" w:themeColor="text1"/>
        </w:rPr>
        <w:t>BurnDown Chart</w:t>
      </w:r>
      <w:bookmarkEnd w:id="116"/>
    </w:p>
    <w:p w14:paraId="52282352" w14:textId="6FC97569" w:rsidR="00127818" w:rsidRPr="008E1770" w:rsidRDefault="00127818" w:rsidP="005B1FAE">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 xml:space="preserve">Para analizar los avances de cada </w:t>
      </w:r>
      <w:r w:rsidR="005B1FAE">
        <w:rPr>
          <w:rFonts w:ascii="Arial" w:hAnsi="Arial" w:cs="Arial"/>
          <w:color w:val="000000" w:themeColor="text1"/>
        </w:rPr>
        <w:t>s</w:t>
      </w:r>
      <w:r w:rsidRPr="00BE1DB2">
        <w:rPr>
          <w:rFonts w:ascii="Arial" w:hAnsi="Arial" w:cs="Arial"/>
          <w:color w:val="000000" w:themeColor="text1"/>
        </w:rPr>
        <w:t xml:space="preserve">print y controlar tiempos de desarrollo se </w:t>
      </w:r>
      <w:r w:rsidR="008E552B" w:rsidRPr="00BE1DB2">
        <w:rPr>
          <w:rFonts w:ascii="Arial" w:hAnsi="Arial" w:cs="Arial"/>
          <w:color w:val="000000" w:themeColor="text1"/>
        </w:rPr>
        <w:t>generó</w:t>
      </w:r>
      <w:r w:rsidRPr="00BE1DB2">
        <w:rPr>
          <w:rFonts w:ascii="Arial" w:hAnsi="Arial" w:cs="Arial"/>
          <w:color w:val="000000" w:themeColor="text1"/>
        </w:rPr>
        <w:t xml:space="preserve"> cálculos entre el sprint y la cantidad de trabajo, los resultados ver </w:t>
      </w:r>
      <w:r w:rsidRPr="008E1770">
        <w:rPr>
          <w:rFonts w:ascii="Arial" w:hAnsi="Arial" w:cs="Arial"/>
          <w:b/>
          <w:bCs/>
          <w:color w:val="000000" w:themeColor="text1"/>
        </w:rPr>
        <w:t xml:space="preserve">Anexo </w:t>
      </w:r>
      <w:r w:rsidR="00176A8A">
        <w:rPr>
          <w:rFonts w:ascii="Arial" w:hAnsi="Arial" w:cs="Arial"/>
          <w:b/>
          <w:bCs/>
          <w:color w:val="000000" w:themeColor="text1"/>
        </w:rPr>
        <w:t>F</w:t>
      </w:r>
      <w:r w:rsidR="005B1FAE">
        <w:rPr>
          <w:rFonts w:ascii="Arial" w:hAnsi="Arial" w:cs="Arial"/>
          <w:b/>
          <w:bCs/>
          <w:color w:val="000000" w:themeColor="text1"/>
        </w:rPr>
        <w:t>.</w:t>
      </w:r>
    </w:p>
    <w:p w14:paraId="6A6BFE2C" w14:textId="63C0A32A" w:rsidR="00B250AC" w:rsidRPr="00204634" w:rsidRDefault="00B250AC" w:rsidP="006C5FFE">
      <w:pPr>
        <w:pStyle w:val="Ttulo3"/>
        <w:numPr>
          <w:ilvl w:val="2"/>
          <w:numId w:val="2"/>
        </w:numPr>
        <w:spacing w:line="360" w:lineRule="auto"/>
        <w:ind w:left="142" w:firstLine="0"/>
        <w:rPr>
          <w:rFonts w:ascii="Arial" w:hAnsi="Arial" w:cs="Arial"/>
          <w:b/>
          <w:bCs/>
          <w:color w:val="000000" w:themeColor="text1"/>
        </w:rPr>
      </w:pPr>
      <w:bookmarkStart w:id="117" w:name="_Toc45264827"/>
      <w:r w:rsidRPr="00204634">
        <w:rPr>
          <w:rFonts w:ascii="Arial" w:hAnsi="Arial" w:cs="Arial"/>
          <w:b/>
          <w:bCs/>
          <w:color w:val="000000" w:themeColor="text1"/>
        </w:rPr>
        <w:t>Prototipo de la aplicación Móvil</w:t>
      </w:r>
      <w:bookmarkEnd w:id="117"/>
      <w:r w:rsidRPr="00204634">
        <w:rPr>
          <w:rFonts w:ascii="Arial" w:hAnsi="Arial" w:cs="Arial"/>
          <w:b/>
          <w:bCs/>
          <w:color w:val="000000" w:themeColor="text1"/>
        </w:rPr>
        <w:t xml:space="preserve"> </w:t>
      </w:r>
    </w:p>
    <w:p w14:paraId="4C02DDBD" w14:textId="0088191F" w:rsidR="00B250AC" w:rsidRPr="00BE1DB2" w:rsidRDefault="00B250AC"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prototipo de la aplicación que se utiliz</w:t>
      </w:r>
      <w:r w:rsidR="005B1FAE">
        <w:rPr>
          <w:rFonts w:ascii="Arial" w:hAnsi="Arial" w:cs="Arial"/>
          <w:color w:val="000000" w:themeColor="text1"/>
        </w:rPr>
        <w:t>ó</w:t>
      </w:r>
      <w:r w:rsidRPr="00BE1DB2">
        <w:rPr>
          <w:rFonts w:ascii="Arial" w:hAnsi="Arial" w:cs="Arial"/>
          <w:color w:val="000000" w:themeColor="text1"/>
        </w:rPr>
        <w:t xml:space="preserve"> fue con la herramienta </w:t>
      </w:r>
      <w:proofErr w:type="spellStart"/>
      <w:r w:rsidRPr="00BE1DB2">
        <w:rPr>
          <w:rFonts w:ascii="Arial" w:hAnsi="Arial" w:cs="Arial"/>
          <w:color w:val="000000" w:themeColor="text1"/>
        </w:rPr>
        <w:t>NinjaMock</w:t>
      </w:r>
      <w:proofErr w:type="spellEnd"/>
      <w:r w:rsidRPr="00BE1DB2">
        <w:rPr>
          <w:rFonts w:ascii="Arial" w:hAnsi="Arial" w:cs="Arial"/>
          <w:color w:val="000000" w:themeColor="text1"/>
        </w:rPr>
        <w:t xml:space="preserve">, esta herramienta nos permitió realizar el prototipo que nos permite diseñar el frontend de la aplicación móvil, con su respectiva navegabilidad. </w:t>
      </w:r>
    </w:p>
    <w:p w14:paraId="250169E3" w14:textId="1AB9B21C" w:rsidR="00B250AC" w:rsidRPr="00BE1DB2" w:rsidRDefault="00B250AC"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página principal es la que nos permite ingresar a los diferentes módulos que tenemos para que el niño pueda aprender y practicar</w:t>
      </w:r>
      <w:r w:rsidR="005B1FAE">
        <w:rPr>
          <w:rFonts w:ascii="Arial" w:hAnsi="Arial" w:cs="Arial"/>
          <w:color w:val="000000" w:themeColor="text1"/>
        </w:rPr>
        <w:t>,</w:t>
      </w:r>
      <w:r w:rsidRPr="00BE1DB2">
        <w:rPr>
          <w:rFonts w:ascii="Arial" w:hAnsi="Arial" w:cs="Arial"/>
          <w:color w:val="000000" w:themeColor="text1"/>
        </w:rPr>
        <w:t xml:space="preserve"> </w:t>
      </w:r>
      <w:r w:rsidR="005B1FAE">
        <w:rPr>
          <w:rFonts w:ascii="Arial" w:hAnsi="Arial" w:cs="Arial"/>
          <w:color w:val="000000" w:themeColor="text1"/>
        </w:rPr>
        <w:t>v</w:t>
      </w:r>
      <w:r w:rsidRPr="00BE1DB2">
        <w:rPr>
          <w:rFonts w:ascii="Arial" w:hAnsi="Arial" w:cs="Arial"/>
          <w:color w:val="000000" w:themeColor="text1"/>
        </w:rPr>
        <w:t xml:space="preserve">er </w:t>
      </w:r>
      <w:r w:rsidRPr="00BE1DB2">
        <w:rPr>
          <w:rFonts w:ascii="Arial" w:hAnsi="Arial" w:cs="Arial"/>
          <w:b/>
          <w:bCs/>
          <w:color w:val="000000" w:themeColor="text1"/>
        </w:rPr>
        <w:t>A</w:t>
      </w:r>
      <w:r w:rsidR="005B1FAE">
        <w:rPr>
          <w:rFonts w:ascii="Arial" w:hAnsi="Arial" w:cs="Arial"/>
          <w:b/>
          <w:bCs/>
          <w:color w:val="000000" w:themeColor="text1"/>
        </w:rPr>
        <w:t>nexo</w:t>
      </w:r>
      <w:r w:rsidRPr="00BE1DB2">
        <w:rPr>
          <w:rFonts w:ascii="Arial" w:hAnsi="Arial" w:cs="Arial"/>
          <w:b/>
          <w:bCs/>
          <w:color w:val="000000" w:themeColor="text1"/>
        </w:rPr>
        <w:t xml:space="preserve"> G</w:t>
      </w:r>
      <w:r w:rsidR="005B1FAE">
        <w:rPr>
          <w:rFonts w:ascii="Arial" w:hAnsi="Arial" w:cs="Arial"/>
          <w:color w:val="000000" w:themeColor="text1"/>
        </w:rPr>
        <w:t>.</w:t>
      </w:r>
    </w:p>
    <w:p w14:paraId="14CD9450" w14:textId="1428EE4D" w:rsidR="00A509DB" w:rsidRPr="008E1770" w:rsidRDefault="00127818" w:rsidP="006C5FFE">
      <w:pPr>
        <w:pStyle w:val="Ttulo2"/>
        <w:numPr>
          <w:ilvl w:val="1"/>
          <w:numId w:val="2"/>
        </w:numPr>
        <w:spacing w:line="360" w:lineRule="auto"/>
        <w:ind w:left="142" w:firstLine="0"/>
        <w:rPr>
          <w:rFonts w:ascii="Arial" w:hAnsi="Arial" w:cs="Arial"/>
          <w:b/>
          <w:color w:val="000000" w:themeColor="text1"/>
          <w:w w:val="105"/>
          <w:sz w:val="28"/>
          <w:szCs w:val="28"/>
        </w:rPr>
      </w:pPr>
      <w:bookmarkStart w:id="118" w:name="_Toc39776417"/>
      <w:bookmarkStart w:id="119" w:name="_Toc39776739"/>
      <w:bookmarkStart w:id="120" w:name="_Toc39777060"/>
      <w:bookmarkStart w:id="121" w:name="_Toc39777473"/>
      <w:bookmarkStart w:id="122" w:name="_Toc39777914"/>
      <w:bookmarkStart w:id="123" w:name="_Toc39778554"/>
      <w:bookmarkStart w:id="124" w:name="_Toc39779892"/>
      <w:bookmarkStart w:id="125" w:name="_Toc39780278"/>
      <w:bookmarkStart w:id="126" w:name="_Toc34668640"/>
      <w:bookmarkStart w:id="127" w:name="_Toc45264828"/>
      <w:bookmarkEnd w:id="118"/>
      <w:bookmarkEnd w:id="119"/>
      <w:bookmarkEnd w:id="120"/>
      <w:bookmarkEnd w:id="121"/>
      <w:bookmarkEnd w:id="122"/>
      <w:bookmarkEnd w:id="123"/>
      <w:bookmarkEnd w:id="124"/>
      <w:bookmarkEnd w:id="125"/>
      <w:r w:rsidRPr="008E1770">
        <w:rPr>
          <w:rFonts w:ascii="Arial" w:hAnsi="Arial" w:cs="Arial"/>
          <w:b/>
          <w:color w:val="000000" w:themeColor="text1"/>
          <w:w w:val="105"/>
          <w:sz w:val="28"/>
          <w:szCs w:val="28"/>
        </w:rPr>
        <w:t xml:space="preserve">Herramientas para el </w:t>
      </w:r>
      <w:r w:rsidR="00E73F36">
        <w:rPr>
          <w:rFonts w:ascii="Arial" w:hAnsi="Arial" w:cs="Arial"/>
          <w:b/>
          <w:color w:val="000000" w:themeColor="text1"/>
          <w:w w:val="105"/>
          <w:sz w:val="28"/>
          <w:szCs w:val="28"/>
        </w:rPr>
        <w:t>Aplicación móvil</w:t>
      </w:r>
      <w:bookmarkEnd w:id="126"/>
      <w:bookmarkEnd w:id="127"/>
    </w:p>
    <w:p w14:paraId="2DBF8F37" w14:textId="6334874B" w:rsidR="00B456DC" w:rsidRPr="00BE1DB2" w:rsidRDefault="00E01441"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sistema desarrollado en este proyecto se categor</w:t>
      </w:r>
      <w:r w:rsidR="005E4022" w:rsidRPr="00BE1DB2">
        <w:rPr>
          <w:rFonts w:ascii="Arial" w:hAnsi="Arial" w:cs="Arial"/>
          <w:color w:val="000000" w:themeColor="text1"/>
        </w:rPr>
        <w:t>iz</w:t>
      </w:r>
      <w:r w:rsidRPr="00BE1DB2">
        <w:rPr>
          <w:rFonts w:ascii="Arial" w:hAnsi="Arial" w:cs="Arial"/>
          <w:color w:val="000000" w:themeColor="text1"/>
        </w:rPr>
        <w:t>a como una aplicación móvil debido a la necesidad de que los usuarios puedan acceder al servicio a través de internet, para lo cual el sistema ha sido implementado en una plataforma digital de aplicaciones móviles que permite descargarlos</w:t>
      </w:r>
      <w:r w:rsidR="0067018E" w:rsidRPr="00BE1DB2">
        <w:rPr>
          <w:rFonts w:ascii="Arial" w:hAnsi="Arial" w:cs="Arial"/>
          <w:color w:val="000000" w:themeColor="text1"/>
        </w:rPr>
        <w:t>.</w:t>
      </w:r>
    </w:p>
    <w:p w14:paraId="28E5F5C4" w14:textId="77777777" w:rsidR="0067018E" w:rsidRPr="00BE1DB2" w:rsidRDefault="0067018E" w:rsidP="006C5FFE">
      <w:pPr>
        <w:spacing w:line="360" w:lineRule="auto"/>
        <w:ind w:left="142"/>
        <w:jc w:val="both"/>
        <w:rPr>
          <w:rFonts w:ascii="Arial" w:hAnsi="Arial" w:cs="Arial"/>
          <w:color w:val="000000" w:themeColor="text1"/>
        </w:rPr>
      </w:pPr>
      <w:r w:rsidRPr="00BE1DB2">
        <w:rPr>
          <w:rFonts w:ascii="Arial" w:hAnsi="Arial" w:cs="Arial"/>
          <w:color w:val="000000" w:themeColor="text1"/>
        </w:rPr>
        <w:t>Entre las principales características que debe tener una aplicación móvil son:</w:t>
      </w:r>
    </w:p>
    <w:p w14:paraId="1912304E" w14:textId="77777777" w:rsidR="00B456DC" w:rsidRPr="00BE1DB2" w:rsidRDefault="00B456DC" w:rsidP="006C5FFE">
      <w:pPr>
        <w:spacing w:line="360" w:lineRule="auto"/>
        <w:ind w:left="142"/>
        <w:jc w:val="both"/>
        <w:rPr>
          <w:rFonts w:ascii="Arial" w:hAnsi="Arial" w:cs="Arial"/>
          <w:color w:val="000000" w:themeColor="text1"/>
        </w:rPr>
      </w:pPr>
      <w:r w:rsidRPr="00BE1DB2">
        <w:rPr>
          <w:rFonts w:ascii="Arial" w:hAnsi="Arial" w:cs="Arial"/>
          <w:b/>
          <w:color w:val="000000" w:themeColor="text1"/>
        </w:rPr>
        <w:t>Útil.</w:t>
      </w:r>
      <w:r w:rsidRPr="00BE1DB2">
        <w:rPr>
          <w:rFonts w:ascii="Arial" w:hAnsi="Arial" w:cs="Arial"/>
          <w:color w:val="000000" w:themeColor="text1"/>
        </w:rPr>
        <w:t xml:space="preserve"> Debe solucionar algo, necesitan hacer algo, no se debe desarrollar una aplicación móvil para complacer los ojos del usuario.</w:t>
      </w:r>
    </w:p>
    <w:p w14:paraId="69D3DA7A" w14:textId="77777777" w:rsidR="0063122D" w:rsidRPr="00BE1DB2" w:rsidRDefault="0063122D" w:rsidP="006C5FFE">
      <w:pPr>
        <w:spacing w:line="360" w:lineRule="auto"/>
        <w:ind w:left="142"/>
        <w:rPr>
          <w:rFonts w:ascii="Arial" w:hAnsi="Arial" w:cs="Arial"/>
          <w:color w:val="000000" w:themeColor="text1"/>
        </w:rPr>
      </w:pPr>
      <w:r w:rsidRPr="00BE1DB2">
        <w:rPr>
          <w:rFonts w:ascii="Arial" w:hAnsi="Arial" w:cs="Arial"/>
          <w:b/>
          <w:color w:val="000000" w:themeColor="text1"/>
        </w:rPr>
        <w:t>Usabilidad.</w:t>
      </w:r>
      <w:r w:rsidRPr="00BE1DB2">
        <w:rPr>
          <w:rFonts w:ascii="Arial" w:hAnsi="Arial" w:cs="Arial"/>
          <w:color w:val="000000" w:themeColor="text1"/>
        </w:rPr>
        <w:t xml:space="preserve"> Debe presentar características especiales, que permiten que la aplicación </w:t>
      </w:r>
      <w:r w:rsidR="00F05C13" w:rsidRPr="00BE1DB2">
        <w:rPr>
          <w:rFonts w:ascii="Arial" w:hAnsi="Arial" w:cs="Arial"/>
          <w:color w:val="000000" w:themeColor="text1"/>
        </w:rPr>
        <w:t>móvil</w:t>
      </w:r>
      <w:r w:rsidRPr="00BE1DB2">
        <w:rPr>
          <w:rFonts w:ascii="Arial" w:hAnsi="Arial" w:cs="Arial"/>
          <w:color w:val="000000" w:themeColor="text1"/>
        </w:rPr>
        <w:t xml:space="preserve"> sea sencilla de utilizar.</w:t>
      </w:r>
    </w:p>
    <w:p w14:paraId="7F7178B9" w14:textId="0380BB52" w:rsidR="00F42807" w:rsidRPr="00BE1DB2" w:rsidRDefault="00F42807" w:rsidP="006C5FFE">
      <w:pPr>
        <w:spacing w:line="360" w:lineRule="auto"/>
        <w:ind w:left="142"/>
        <w:rPr>
          <w:rFonts w:ascii="Arial" w:hAnsi="Arial" w:cs="Arial"/>
          <w:color w:val="000000" w:themeColor="text1"/>
        </w:rPr>
      </w:pPr>
      <w:r w:rsidRPr="00BE1DB2">
        <w:rPr>
          <w:rFonts w:ascii="Arial" w:hAnsi="Arial" w:cs="Arial"/>
          <w:b/>
          <w:color w:val="000000" w:themeColor="text1"/>
        </w:rPr>
        <w:t xml:space="preserve">Eficiencia. </w:t>
      </w:r>
      <w:r w:rsidRPr="00BE1DB2">
        <w:rPr>
          <w:rFonts w:ascii="Arial" w:hAnsi="Arial" w:cs="Arial"/>
          <w:color w:val="000000" w:themeColor="text1"/>
        </w:rPr>
        <w:t xml:space="preserve">Tiempo de respuesta </w:t>
      </w:r>
      <w:r w:rsidR="00AA2E25" w:rsidRPr="00BE1DB2">
        <w:rPr>
          <w:rFonts w:ascii="Arial" w:hAnsi="Arial" w:cs="Arial"/>
          <w:color w:val="000000" w:themeColor="text1"/>
        </w:rPr>
        <w:t>ó</w:t>
      </w:r>
      <w:r w:rsidRPr="00BE1DB2">
        <w:rPr>
          <w:rFonts w:ascii="Arial" w:hAnsi="Arial" w:cs="Arial"/>
          <w:color w:val="000000" w:themeColor="text1"/>
        </w:rPr>
        <w:t>ptimo en todas sus fu</w:t>
      </w:r>
      <w:r w:rsidR="00245438" w:rsidRPr="00BE1DB2">
        <w:rPr>
          <w:rFonts w:ascii="Arial" w:hAnsi="Arial" w:cs="Arial"/>
          <w:color w:val="000000" w:themeColor="text1"/>
        </w:rPr>
        <w:t>n</w:t>
      </w:r>
      <w:r w:rsidRPr="00BE1DB2">
        <w:rPr>
          <w:rFonts w:ascii="Arial" w:hAnsi="Arial" w:cs="Arial"/>
          <w:color w:val="000000" w:themeColor="text1"/>
        </w:rPr>
        <w:t>ciones</w:t>
      </w:r>
      <w:r w:rsidR="00932A5A" w:rsidRPr="00BE1DB2">
        <w:rPr>
          <w:rFonts w:ascii="Arial" w:hAnsi="Arial" w:cs="Arial"/>
          <w:color w:val="000000" w:themeColor="text1"/>
        </w:rPr>
        <w:t>.</w:t>
      </w:r>
    </w:p>
    <w:p w14:paraId="3F313B75" w14:textId="77777777" w:rsidR="00454EBF" w:rsidRPr="00BE1DB2" w:rsidRDefault="00454EBF" w:rsidP="006C5FFE">
      <w:pPr>
        <w:spacing w:line="360" w:lineRule="auto"/>
        <w:ind w:left="142"/>
        <w:rPr>
          <w:rFonts w:ascii="Arial" w:hAnsi="Arial" w:cs="Arial"/>
          <w:color w:val="000000" w:themeColor="text1"/>
        </w:rPr>
      </w:pPr>
      <w:r w:rsidRPr="00BE1DB2">
        <w:rPr>
          <w:rFonts w:ascii="Arial" w:hAnsi="Arial" w:cs="Arial"/>
          <w:b/>
          <w:color w:val="000000" w:themeColor="text1"/>
        </w:rPr>
        <w:t xml:space="preserve">Dirigido. </w:t>
      </w:r>
      <w:r w:rsidRPr="00BE1DB2">
        <w:rPr>
          <w:rFonts w:ascii="Arial" w:hAnsi="Arial" w:cs="Arial"/>
          <w:color w:val="000000" w:themeColor="text1"/>
        </w:rPr>
        <w:t>Conocer al público al que va a ir dirigido el aplicativo.</w:t>
      </w:r>
    </w:p>
    <w:p w14:paraId="5EC2C0DB" w14:textId="5A84EE0C" w:rsidR="00454EBF" w:rsidRPr="00BE1DB2" w:rsidRDefault="59AA68E1" w:rsidP="006C5FFE">
      <w:pPr>
        <w:spacing w:line="360" w:lineRule="auto"/>
        <w:ind w:left="142"/>
        <w:jc w:val="both"/>
        <w:rPr>
          <w:rFonts w:ascii="Arial" w:hAnsi="Arial" w:cs="Arial"/>
          <w:color w:val="000000" w:themeColor="text1"/>
        </w:rPr>
      </w:pPr>
      <w:r w:rsidRPr="00BE1DB2">
        <w:rPr>
          <w:rFonts w:ascii="Arial" w:hAnsi="Arial" w:cs="Arial"/>
          <w:b/>
          <w:bCs/>
          <w:color w:val="000000" w:themeColor="text1"/>
        </w:rPr>
        <w:t xml:space="preserve">Disponibilidad. </w:t>
      </w:r>
      <w:r w:rsidRPr="00BE1DB2">
        <w:rPr>
          <w:rFonts w:ascii="Arial" w:hAnsi="Arial" w:cs="Arial"/>
          <w:color w:val="000000" w:themeColor="text1"/>
        </w:rPr>
        <w:t>Es la medida de tiempo en la cual una aplicación móvil está disponible para su us</w:t>
      </w:r>
      <w:r w:rsidR="00A67D48">
        <w:rPr>
          <w:rFonts w:ascii="Arial" w:hAnsi="Arial" w:cs="Arial"/>
          <w:color w:val="000000" w:themeColor="text1"/>
        </w:rPr>
        <w:t>o</w:t>
      </w:r>
      <w:r w:rsidRPr="00BE1DB2">
        <w:rPr>
          <w:rFonts w:ascii="Arial" w:hAnsi="Arial" w:cs="Arial"/>
          <w:color w:val="000000" w:themeColor="text1"/>
        </w:rPr>
        <w:t xml:space="preserve"> </w:t>
      </w:r>
      <w:sdt>
        <w:sdtPr>
          <w:rPr>
            <w:rFonts w:ascii="Arial" w:hAnsi="Arial" w:cs="Arial"/>
            <w:color w:val="000000" w:themeColor="text1"/>
          </w:rPr>
          <w:id w:val="753096463"/>
          <w:citation/>
        </w:sdt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Pre02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[10]</w:t>
          </w:r>
          <w:r w:rsidR="00A67D48">
            <w:rPr>
              <w:rFonts w:ascii="Arial" w:hAnsi="Arial" w:cs="Arial"/>
              <w:color w:val="000000" w:themeColor="text1"/>
            </w:rPr>
            <w:fldChar w:fldCharType="end"/>
          </w:r>
        </w:sdtContent>
      </w:sdt>
      <w:r w:rsidR="00A67D48">
        <w:rPr>
          <w:rFonts w:ascii="Arial" w:hAnsi="Arial" w:cs="Arial"/>
          <w:color w:val="000000" w:themeColor="text1"/>
        </w:rPr>
        <w:t>.</w:t>
      </w:r>
    </w:p>
    <w:p w14:paraId="1FBF1EBC" w14:textId="71BA500D" w:rsidR="00211470" w:rsidRPr="00204634" w:rsidRDefault="00FB698C" w:rsidP="006C5FFE">
      <w:pPr>
        <w:pStyle w:val="Ttulo3"/>
        <w:numPr>
          <w:ilvl w:val="2"/>
          <w:numId w:val="2"/>
        </w:numPr>
        <w:spacing w:line="360" w:lineRule="auto"/>
        <w:ind w:left="142" w:firstLine="0"/>
        <w:rPr>
          <w:rFonts w:ascii="Arial" w:hAnsi="Arial" w:cs="Arial"/>
          <w:b/>
          <w:bCs/>
          <w:color w:val="000000" w:themeColor="text1"/>
          <w:w w:val="105"/>
        </w:rPr>
      </w:pPr>
      <w:bookmarkStart w:id="128" w:name="_Toc39778556"/>
      <w:bookmarkStart w:id="129" w:name="_Toc39779894"/>
      <w:bookmarkStart w:id="130" w:name="_Toc39780280"/>
      <w:bookmarkStart w:id="131" w:name="_Toc39778557"/>
      <w:bookmarkStart w:id="132" w:name="_Toc39779895"/>
      <w:bookmarkStart w:id="133" w:name="_Toc39780281"/>
      <w:bookmarkStart w:id="134" w:name="_Toc39778558"/>
      <w:bookmarkStart w:id="135" w:name="_Toc39779896"/>
      <w:bookmarkStart w:id="136" w:name="_Toc39780282"/>
      <w:bookmarkStart w:id="137" w:name="_Toc39778559"/>
      <w:bookmarkStart w:id="138" w:name="_Toc39779897"/>
      <w:bookmarkStart w:id="139" w:name="_Toc39780283"/>
      <w:bookmarkStart w:id="140" w:name="_Toc39778560"/>
      <w:bookmarkStart w:id="141" w:name="_Toc39779898"/>
      <w:bookmarkStart w:id="142" w:name="_Toc39780284"/>
      <w:bookmarkStart w:id="143" w:name="_Toc45264829"/>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204634">
        <w:rPr>
          <w:rFonts w:ascii="Arial" w:hAnsi="Arial" w:cs="Arial"/>
          <w:b/>
          <w:bCs/>
          <w:color w:val="000000" w:themeColor="text1"/>
          <w:w w:val="105"/>
        </w:rPr>
        <w:lastRenderedPageBreak/>
        <w:t>Typescript</w:t>
      </w:r>
      <w:bookmarkEnd w:id="143"/>
    </w:p>
    <w:p w14:paraId="020AE3F9" w14:textId="21C6FC8A" w:rsidR="00C57DAD" w:rsidRPr="00BE1DB2" w:rsidRDefault="00FB698C" w:rsidP="005B1FAE">
      <w:pPr>
        <w:pStyle w:val="Textoindependiente"/>
        <w:spacing w:line="360" w:lineRule="auto"/>
        <w:ind w:left="142" w:right="-1" w:firstLine="709"/>
        <w:jc w:val="both"/>
        <w:rPr>
          <w:color w:val="000000" w:themeColor="text1"/>
          <w:w w:val="105"/>
          <w:sz w:val="22"/>
          <w:lang w:val="es-EC"/>
        </w:rPr>
      </w:pPr>
      <w:r w:rsidRPr="00BE1DB2">
        <w:rPr>
          <w:color w:val="000000" w:themeColor="text1"/>
          <w:w w:val="105"/>
          <w:sz w:val="22"/>
          <w:szCs w:val="22"/>
          <w:lang w:val="es-EC"/>
        </w:rPr>
        <w:t>Typescript</w:t>
      </w:r>
      <w:r w:rsidR="00C57DAD" w:rsidRPr="00BE1DB2">
        <w:rPr>
          <w:color w:val="000000" w:themeColor="text1"/>
          <w:w w:val="105"/>
          <w:sz w:val="22"/>
          <w:szCs w:val="22"/>
          <w:lang w:val="es-EC"/>
        </w:rPr>
        <w:t xml:space="preserve"> es u</w:t>
      </w:r>
      <w:r w:rsidR="0062016C" w:rsidRPr="00BE1DB2">
        <w:rPr>
          <w:color w:val="000000" w:themeColor="text1"/>
          <w:w w:val="105"/>
          <w:sz w:val="22"/>
          <w:szCs w:val="22"/>
          <w:lang w:val="es-EC"/>
        </w:rPr>
        <w:t>n</w:t>
      </w:r>
      <w:r w:rsidR="00AE0022" w:rsidRPr="00BE1DB2">
        <w:rPr>
          <w:color w:val="000000" w:themeColor="text1"/>
          <w:w w:val="105"/>
          <w:sz w:val="22"/>
          <w:szCs w:val="22"/>
          <w:lang w:val="es-EC"/>
        </w:rPr>
        <w:t xml:space="preserve"> </w:t>
      </w:r>
      <w:r w:rsidR="00C57DAD" w:rsidRPr="00BE1DB2">
        <w:rPr>
          <w:color w:val="000000" w:themeColor="text1"/>
          <w:w w:val="105"/>
          <w:sz w:val="22"/>
          <w:szCs w:val="22"/>
          <w:lang w:val="es-EC"/>
        </w:rPr>
        <w:t>lenguaje creado por Microsoft y publicado bajo la licencia de código abierto Apache 2.0</w:t>
      </w:r>
      <w:r w:rsidR="00AE0022" w:rsidRPr="00BE1DB2">
        <w:rPr>
          <w:color w:val="000000" w:themeColor="text1"/>
          <w:w w:val="105"/>
          <w:sz w:val="22"/>
          <w:szCs w:val="22"/>
          <w:lang w:val="es-EC"/>
        </w:rPr>
        <w:t>.</w:t>
      </w:r>
      <w:r w:rsidR="00C57DAD" w:rsidRPr="00BE1DB2">
        <w:rPr>
          <w:color w:val="000000" w:themeColor="text1"/>
          <w:w w:val="105"/>
          <w:sz w:val="22"/>
          <w:szCs w:val="22"/>
          <w:lang w:val="es-EC"/>
        </w:rPr>
        <w:t xml:space="preserve"> </w:t>
      </w:r>
      <w:r w:rsidRPr="00BE1DB2">
        <w:rPr>
          <w:color w:val="000000" w:themeColor="text1"/>
          <w:w w:val="105"/>
          <w:sz w:val="22"/>
          <w:szCs w:val="22"/>
          <w:lang w:val="es-EC"/>
        </w:rPr>
        <w:t>Typescript</w:t>
      </w:r>
      <w:r w:rsidR="00C57DAD" w:rsidRPr="00BE1DB2">
        <w:rPr>
          <w:color w:val="000000" w:themeColor="text1"/>
          <w:w w:val="105"/>
          <w:sz w:val="22"/>
          <w:szCs w:val="22"/>
          <w:lang w:val="es-EC"/>
        </w:rPr>
        <w:t xml:space="preserve"> no </w:t>
      </w:r>
      <w:r w:rsidR="00413DA7" w:rsidRPr="00BE1DB2">
        <w:rPr>
          <w:color w:val="000000" w:themeColor="text1"/>
          <w:w w:val="105"/>
          <w:sz w:val="22"/>
          <w:szCs w:val="22"/>
          <w:lang w:val="es-EC"/>
        </w:rPr>
        <w:t>necesita de plugin adicionales</w:t>
      </w:r>
      <w:r w:rsidR="00C57DAD" w:rsidRPr="00BE1DB2">
        <w:rPr>
          <w:color w:val="000000" w:themeColor="text1"/>
          <w:w w:val="105"/>
          <w:sz w:val="22"/>
          <w:szCs w:val="22"/>
          <w:lang w:val="es-EC"/>
        </w:rPr>
        <w:t xml:space="preserve">, </w:t>
      </w:r>
      <w:r w:rsidR="00413DA7" w:rsidRPr="00BE1DB2">
        <w:rPr>
          <w:color w:val="000000" w:themeColor="text1"/>
          <w:w w:val="105"/>
          <w:sz w:val="22"/>
          <w:szCs w:val="22"/>
          <w:lang w:val="es-EC"/>
        </w:rPr>
        <w:t>ya</w:t>
      </w:r>
      <w:r w:rsidR="00C57DAD" w:rsidRPr="00BE1DB2">
        <w:rPr>
          <w:color w:val="000000" w:themeColor="text1"/>
          <w:w w:val="105"/>
          <w:sz w:val="22"/>
          <w:szCs w:val="22"/>
          <w:lang w:val="es-EC"/>
        </w:rPr>
        <w:t xml:space="preserve"> que lo que </w:t>
      </w:r>
      <w:r w:rsidR="00413DA7" w:rsidRPr="00BE1DB2">
        <w:rPr>
          <w:color w:val="000000" w:themeColor="text1"/>
          <w:w w:val="105"/>
          <w:sz w:val="22"/>
          <w:szCs w:val="22"/>
          <w:lang w:val="es-EC"/>
        </w:rPr>
        <w:t>genera es</w:t>
      </w:r>
      <w:r w:rsidR="00C57DAD" w:rsidRPr="00BE1DB2">
        <w:rPr>
          <w:color w:val="000000" w:themeColor="text1"/>
          <w:w w:val="105"/>
          <w:sz w:val="22"/>
          <w:szCs w:val="22"/>
          <w:lang w:val="es-EC"/>
        </w:rPr>
        <w:t xml:space="preserve"> código JavaScript que se ejecuta en </w:t>
      </w:r>
      <w:r w:rsidR="00413DA7" w:rsidRPr="00BE1DB2">
        <w:rPr>
          <w:color w:val="000000" w:themeColor="text1"/>
          <w:w w:val="105"/>
          <w:sz w:val="22"/>
          <w:szCs w:val="22"/>
          <w:lang w:val="es-EC"/>
        </w:rPr>
        <w:t>diferentes</w:t>
      </w:r>
      <w:r w:rsidR="00C57DAD" w:rsidRPr="00BE1DB2">
        <w:rPr>
          <w:color w:val="000000" w:themeColor="text1"/>
          <w:w w:val="105"/>
          <w:sz w:val="22"/>
          <w:szCs w:val="22"/>
          <w:lang w:val="es-EC"/>
        </w:rPr>
        <w:t xml:space="preserve"> navegador</w:t>
      </w:r>
      <w:r w:rsidR="00413DA7" w:rsidRPr="00BE1DB2">
        <w:rPr>
          <w:color w:val="000000" w:themeColor="text1"/>
          <w:w w:val="105"/>
          <w:sz w:val="22"/>
          <w:szCs w:val="22"/>
          <w:lang w:val="es-EC"/>
        </w:rPr>
        <w:t>es</w:t>
      </w:r>
      <w:r w:rsidR="00C57DAD" w:rsidRPr="00BE1DB2">
        <w:rPr>
          <w:color w:val="000000" w:themeColor="text1"/>
          <w:w w:val="105"/>
          <w:sz w:val="22"/>
          <w:szCs w:val="22"/>
          <w:lang w:val="es-EC"/>
        </w:rPr>
        <w:t>, plataforma o sistema operativo.</w:t>
      </w:r>
    </w:p>
    <w:p w14:paraId="69DFB546" w14:textId="02C390E1" w:rsidR="0094637C" w:rsidRPr="00BE1DB2" w:rsidRDefault="59AA68E1"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lenguaje de </w:t>
      </w:r>
      <w:r w:rsidR="00FB698C" w:rsidRPr="00BE1DB2">
        <w:rPr>
          <w:rFonts w:ascii="Arial" w:hAnsi="Arial" w:cs="Arial"/>
          <w:color w:val="000000" w:themeColor="text1"/>
        </w:rPr>
        <w:t>Typescript</w:t>
      </w:r>
      <w:r w:rsidRPr="00BE1DB2">
        <w:rPr>
          <w:rFonts w:ascii="Arial" w:hAnsi="Arial" w:cs="Arial"/>
          <w:color w:val="000000" w:themeColor="text1"/>
        </w:rPr>
        <w:t xml:space="preserve"> es un súper conjunto de caracteres de JavaScript, que se compila en JavaScript plano</w:t>
      </w:r>
      <w:r w:rsidR="006A76C7">
        <w:rPr>
          <w:rFonts w:ascii="Arial" w:hAnsi="Arial" w:cs="Arial"/>
          <w:color w:val="000000" w:themeColor="text1"/>
        </w:rPr>
        <w:t xml:space="preserve"> </w:t>
      </w:r>
      <w:sdt>
        <w:sdtPr>
          <w:rPr>
            <w:rFonts w:ascii="Arial" w:hAnsi="Arial" w:cs="Arial"/>
            <w:color w:val="000000" w:themeColor="text1"/>
          </w:rPr>
          <w:id w:val="-529032171"/>
          <w:citation/>
        </w:sdtPr>
        <w:sdtContent>
          <w:r w:rsidR="00204634">
            <w:rPr>
              <w:rFonts w:ascii="Arial" w:hAnsi="Arial" w:cs="Arial"/>
              <w:color w:val="000000" w:themeColor="text1"/>
            </w:rPr>
            <w:fldChar w:fldCharType="begin"/>
          </w:r>
          <w:r w:rsidR="00204634">
            <w:rPr>
              <w:rFonts w:ascii="Arial" w:hAnsi="Arial" w:cs="Arial"/>
              <w:color w:val="000000" w:themeColor="text1"/>
            </w:rPr>
            <w:instrText xml:space="preserve"> CITATION Mic12 \l 12298 </w:instrText>
          </w:r>
          <w:r w:rsidR="00204634">
            <w:rPr>
              <w:rFonts w:ascii="Arial" w:hAnsi="Arial" w:cs="Arial"/>
              <w:color w:val="000000" w:themeColor="text1"/>
            </w:rPr>
            <w:fldChar w:fldCharType="separate"/>
          </w:r>
          <w:r w:rsidR="008A228A" w:rsidRPr="008A228A">
            <w:rPr>
              <w:rFonts w:ascii="Arial" w:hAnsi="Arial" w:cs="Arial"/>
              <w:noProof/>
              <w:color w:val="000000" w:themeColor="text1"/>
            </w:rPr>
            <w:t>[11]</w:t>
          </w:r>
          <w:r w:rsidR="00204634">
            <w:rPr>
              <w:rFonts w:ascii="Arial" w:hAnsi="Arial" w:cs="Arial"/>
              <w:color w:val="000000" w:themeColor="text1"/>
            </w:rPr>
            <w:fldChar w:fldCharType="end"/>
          </w:r>
        </w:sdtContent>
      </w:sdt>
      <w:r w:rsidR="00204634">
        <w:rPr>
          <w:rFonts w:ascii="Arial" w:hAnsi="Arial" w:cs="Arial"/>
          <w:color w:val="000000" w:themeColor="text1"/>
        </w:rPr>
        <w:t>.</w:t>
      </w:r>
    </w:p>
    <w:p w14:paraId="5A494E52" w14:textId="7815E517" w:rsidR="00956C05" w:rsidRPr="00BE1DB2" w:rsidRDefault="00FB698C"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Typescript</w:t>
      </w:r>
      <w:r w:rsidR="00956C05" w:rsidRPr="00BE1DB2">
        <w:rPr>
          <w:rFonts w:ascii="Arial" w:hAnsi="Arial" w:cs="Arial"/>
          <w:color w:val="000000" w:themeColor="text1"/>
        </w:rPr>
        <w:t xml:space="preserve"> se utilizó para el desarrollo del proyecto por la facilidad del manejo de elementos utilizados dentro del proyecto.</w:t>
      </w:r>
    </w:p>
    <w:p w14:paraId="60EA3547" w14:textId="66A7F9E2" w:rsidR="00F35CB9" w:rsidRPr="00204634" w:rsidRDefault="003124F4" w:rsidP="006C5FFE">
      <w:pPr>
        <w:pStyle w:val="Ttulo3"/>
        <w:numPr>
          <w:ilvl w:val="2"/>
          <w:numId w:val="2"/>
        </w:numPr>
        <w:spacing w:line="360" w:lineRule="auto"/>
        <w:ind w:left="142" w:firstLine="0"/>
        <w:rPr>
          <w:rFonts w:ascii="Arial" w:hAnsi="Arial" w:cs="Arial"/>
          <w:b/>
          <w:bCs/>
          <w:color w:val="000000" w:themeColor="text1"/>
        </w:rPr>
      </w:pPr>
      <w:bookmarkStart w:id="144" w:name="_Toc45264830"/>
      <w:r w:rsidRPr="00204634">
        <w:rPr>
          <w:rFonts w:ascii="Arial" w:hAnsi="Arial" w:cs="Arial"/>
          <w:b/>
          <w:bCs/>
          <w:color w:val="000000" w:themeColor="text1"/>
        </w:rPr>
        <w:t>Webstorm</w:t>
      </w:r>
      <w:bookmarkEnd w:id="144"/>
    </w:p>
    <w:p w14:paraId="3B641982" w14:textId="03C4B571" w:rsidR="00956C05" w:rsidRPr="00BE1DB2" w:rsidRDefault="00956C05" w:rsidP="00CE0028">
      <w:pPr>
        <w:spacing w:line="360" w:lineRule="auto"/>
        <w:ind w:left="142" w:firstLine="709"/>
        <w:jc w:val="both"/>
        <w:rPr>
          <w:rFonts w:ascii="Arial" w:hAnsi="Arial" w:cs="Arial"/>
          <w:color w:val="000000" w:themeColor="text1"/>
          <w:sz w:val="20"/>
          <w:szCs w:val="20"/>
          <w:shd w:val="clear" w:color="auto" w:fill="FFFFFF"/>
        </w:rPr>
      </w:pPr>
      <w:r w:rsidRPr="00BE1DB2">
        <w:rPr>
          <w:rFonts w:ascii="Arial" w:hAnsi="Arial" w:cs="Arial"/>
          <w:color w:val="000000" w:themeColor="text1"/>
        </w:rPr>
        <w:t>Es un</w:t>
      </w:r>
      <w:r w:rsidR="00413DA7" w:rsidRPr="00BE1DB2">
        <w:rPr>
          <w:rFonts w:ascii="Arial" w:hAnsi="Arial" w:cs="Arial"/>
          <w:color w:val="000000" w:themeColor="text1"/>
        </w:rPr>
        <w:t xml:space="preserve"> e</w:t>
      </w:r>
      <w:r w:rsidRPr="00BE1DB2">
        <w:rPr>
          <w:rFonts w:ascii="Arial" w:hAnsi="Arial" w:cs="Arial"/>
          <w:color w:val="000000" w:themeColor="text1"/>
        </w:rPr>
        <w:t xml:space="preserve">ntorno </w:t>
      </w:r>
      <w:r w:rsidR="00B321F3" w:rsidRPr="00BE1DB2">
        <w:rPr>
          <w:rFonts w:ascii="Arial" w:hAnsi="Arial" w:cs="Arial"/>
          <w:color w:val="000000" w:themeColor="text1"/>
        </w:rPr>
        <w:t>para desarrollar</w:t>
      </w:r>
      <w:r w:rsidRPr="00BE1DB2">
        <w:rPr>
          <w:rFonts w:ascii="Arial" w:hAnsi="Arial" w:cs="Arial"/>
          <w:color w:val="000000" w:themeColor="text1"/>
        </w:rPr>
        <w:t xml:space="preserve">, perfectamente equipado </w:t>
      </w:r>
      <w:r w:rsidR="00413DA7" w:rsidRPr="00BE1DB2">
        <w:rPr>
          <w:rFonts w:ascii="Arial" w:hAnsi="Arial" w:cs="Arial"/>
          <w:color w:val="000000" w:themeColor="text1"/>
        </w:rPr>
        <w:t xml:space="preserve">tanto </w:t>
      </w:r>
      <w:r w:rsidR="00B321F3" w:rsidRPr="00BE1DB2">
        <w:rPr>
          <w:rFonts w:ascii="Arial" w:hAnsi="Arial" w:cs="Arial"/>
          <w:color w:val="000000" w:themeColor="text1"/>
        </w:rPr>
        <w:t xml:space="preserve">para </w:t>
      </w:r>
      <w:r w:rsidR="00413DA7" w:rsidRPr="00BE1DB2">
        <w:rPr>
          <w:rFonts w:ascii="Arial" w:hAnsi="Arial" w:cs="Arial"/>
          <w:color w:val="000000" w:themeColor="text1"/>
        </w:rPr>
        <w:t xml:space="preserve">el </w:t>
      </w:r>
      <w:r w:rsidRPr="00BE1DB2">
        <w:rPr>
          <w:rFonts w:ascii="Arial" w:hAnsi="Arial" w:cs="Arial"/>
          <w:color w:val="000000" w:themeColor="text1"/>
        </w:rPr>
        <w:t>lado del cliente</w:t>
      </w:r>
      <w:r w:rsidR="00413DA7" w:rsidRPr="00BE1DB2">
        <w:rPr>
          <w:rFonts w:ascii="Arial" w:hAnsi="Arial" w:cs="Arial"/>
          <w:color w:val="000000" w:themeColor="text1"/>
        </w:rPr>
        <w:t xml:space="preserve">, como </w:t>
      </w:r>
      <w:r w:rsidRPr="00BE1DB2">
        <w:rPr>
          <w:rFonts w:ascii="Arial" w:hAnsi="Arial" w:cs="Arial"/>
          <w:color w:val="000000" w:themeColor="text1"/>
        </w:rPr>
        <w:t>del lado del servidor</w:t>
      </w:r>
      <w:r w:rsidR="00413DA7" w:rsidRPr="00BE1DB2">
        <w:rPr>
          <w:rFonts w:ascii="Arial" w:hAnsi="Arial" w:cs="Arial"/>
          <w:color w:val="000000" w:themeColor="text1"/>
        </w:rPr>
        <w:t xml:space="preserve"> con</w:t>
      </w:r>
      <w:r w:rsidR="00B321F3" w:rsidRPr="00BE1DB2">
        <w:rPr>
          <w:rFonts w:ascii="Arial" w:hAnsi="Arial" w:cs="Arial"/>
          <w:color w:val="000000" w:themeColor="text1"/>
        </w:rPr>
        <w:t xml:space="preserve"> la herramienta</w:t>
      </w:r>
      <w:r w:rsidR="00413DA7" w:rsidRPr="00BE1DB2">
        <w:rPr>
          <w:rFonts w:ascii="Arial" w:hAnsi="Arial" w:cs="Arial"/>
          <w:color w:val="000000" w:themeColor="text1"/>
        </w:rPr>
        <w:t xml:space="preserve"> Node.js</w:t>
      </w:r>
      <w:r w:rsidRPr="00BE1DB2">
        <w:rPr>
          <w:rFonts w:ascii="Arial" w:hAnsi="Arial" w:cs="Arial"/>
          <w:color w:val="000000" w:themeColor="text1"/>
        </w:rPr>
        <w:t xml:space="preserve">, además de ser compatible con una amplia gama de tecnologías modernas relacionadas con los lenguajes de programación como JavaScript, </w:t>
      </w:r>
      <w:r w:rsidR="00FB698C" w:rsidRPr="00BE1DB2">
        <w:rPr>
          <w:rFonts w:ascii="Arial" w:hAnsi="Arial" w:cs="Arial"/>
          <w:color w:val="000000" w:themeColor="text1"/>
        </w:rPr>
        <w:t>Typescript</w:t>
      </w:r>
      <w:r w:rsidRPr="00BE1DB2">
        <w:rPr>
          <w:rFonts w:ascii="Arial" w:hAnsi="Arial" w:cs="Arial"/>
          <w:color w:val="000000" w:themeColor="text1"/>
        </w:rPr>
        <w:t>, HTML y CSS, además ofrece una gran experiencia completa para el desarrollo Web productivo</w:t>
      </w:r>
      <w:r w:rsidR="005B1FAE">
        <w:rPr>
          <w:rFonts w:ascii="Arial" w:hAnsi="Arial" w:cs="Arial"/>
          <w:color w:val="000000" w:themeColor="text1"/>
        </w:rPr>
        <w:t xml:space="preserve"> </w:t>
      </w:r>
      <w:sdt>
        <w:sdtPr>
          <w:rPr>
            <w:rFonts w:ascii="Arial" w:hAnsi="Arial" w:cs="Arial"/>
            <w:color w:val="000000" w:themeColor="text1"/>
          </w:rPr>
          <w:id w:val="-729302955"/>
          <w:citation/>
        </w:sdt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Jet20 \l 12298 </w:instrText>
          </w:r>
          <w:r w:rsidR="00B646A0">
            <w:rPr>
              <w:rFonts w:ascii="Arial" w:hAnsi="Arial" w:cs="Arial"/>
              <w:color w:val="000000" w:themeColor="text1"/>
            </w:rPr>
            <w:fldChar w:fldCharType="separate"/>
          </w:r>
          <w:r w:rsidR="008A228A" w:rsidRPr="008A228A">
            <w:rPr>
              <w:rFonts w:ascii="Arial" w:hAnsi="Arial" w:cs="Arial"/>
              <w:noProof/>
              <w:color w:val="000000" w:themeColor="text1"/>
            </w:rPr>
            <w:t>[12]</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32B412D1" w14:textId="47BD7CE4" w:rsidR="00BA1057" w:rsidRPr="00BE1DB2" w:rsidRDefault="00BA1057"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shd w:val="clear" w:color="auto" w:fill="FFFFFF"/>
        </w:rPr>
        <w:t>Webstorm se utilizó</w:t>
      </w:r>
      <w:r w:rsidR="00E21E39" w:rsidRPr="00BE1DB2">
        <w:rPr>
          <w:rFonts w:ascii="Arial" w:hAnsi="Arial" w:cs="Arial"/>
          <w:color w:val="000000" w:themeColor="text1"/>
          <w:shd w:val="clear" w:color="auto" w:fill="FFFFFF"/>
        </w:rPr>
        <w:t>,</w:t>
      </w:r>
      <w:r w:rsidRPr="00BE1DB2">
        <w:rPr>
          <w:rFonts w:ascii="Arial" w:hAnsi="Arial" w:cs="Arial"/>
          <w:color w:val="000000" w:themeColor="text1"/>
          <w:shd w:val="clear" w:color="auto" w:fill="FFFFFF"/>
        </w:rPr>
        <w:t xml:space="preserve"> </w:t>
      </w:r>
      <w:r w:rsidR="00BB6D47" w:rsidRPr="00BE1DB2">
        <w:rPr>
          <w:rFonts w:ascii="Arial" w:hAnsi="Arial" w:cs="Arial"/>
          <w:color w:val="000000" w:themeColor="text1"/>
          <w:shd w:val="clear" w:color="auto" w:fill="FFFFFF"/>
        </w:rPr>
        <w:t xml:space="preserve">porque facilita </w:t>
      </w:r>
      <w:r w:rsidRPr="00BE1DB2">
        <w:rPr>
          <w:rFonts w:ascii="Arial" w:hAnsi="Arial" w:cs="Arial"/>
          <w:color w:val="000000" w:themeColor="text1"/>
        </w:rPr>
        <w:t xml:space="preserve">el desarrollo de la aplicación </w:t>
      </w:r>
      <w:r w:rsidR="00E21E39" w:rsidRPr="00BE1DB2">
        <w:rPr>
          <w:rFonts w:ascii="Arial" w:hAnsi="Arial" w:cs="Arial"/>
          <w:color w:val="000000" w:themeColor="text1"/>
        </w:rPr>
        <w:t>móvil</w:t>
      </w:r>
      <w:r w:rsidR="00BB6D47" w:rsidRPr="00BE1DB2">
        <w:rPr>
          <w:rFonts w:ascii="Arial" w:hAnsi="Arial" w:cs="Arial"/>
          <w:color w:val="000000" w:themeColor="text1"/>
        </w:rPr>
        <w:t>, ya que cuenta con varias</w:t>
      </w:r>
      <w:r w:rsidRPr="00BE1DB2">
        <w:rPr>
          <w:rFonts w:ascii="Arial" w:hAnsi="Arial" w:cs="Arial"/>
          <w:color w:val="000000" w:themeColor="text1"/>
        </w:rPr>
        <w:t xml:space="preserve"> funcionalidades útiles</w:t>
      </w:r>
      <w:r w:rsidR="00BB6D47" w:rsidRPr="00BE1DB2">
        <w:rPr>
          <w:rFonts w:ascii="Arial" w:hAnsi="Arial" w:cs="Arial"/>
          <w:color w:val="000000" w:themeColor="text1"/>
        </w:rPr>
        <w:t>,</w:t>
      </w:r>
      <w:r w:rsidRPr="00BE1DB2">
        <w:rPr>
          <w:rFonts w:ascii="Arial" w:hAnsi="Arial" w:cs="Arial"/>
          <w:color w:val="000000" w:themeColor="text1"/>
        </w:rPr>
        <w:t xml:space="preserve"> </w:t>
      </w:r>
      <w:r w:rsidR="00D22289" w:rsidRPr="00BE1DB2">
        <w:rPr>
          <w:rFonts w:ascii="Arial" w:hAnsi="Arial" w:cs="Arial"/>
          <w:color w:val="000000" w:themeColor="text1"/>
        </w:rPr>
        <w:t xml:space="preserve">como </w:t>
      </w:r>
      <w:r w:rsidRPr="00BE1DB2">
        <w:rPr>
          <w:rFonts w:ascii="Arial" w:hAnsi="Arial" w:cs="Arial"/>
          <w:color w:val="000000" w:themeColor="text1"/>
        </w:rPr>
        <w:t>el control de errores en la sintaxis del lenguaje de programació</w:t>
      </w:r>
      <w:r w:rsidR="00D22289" w:rsidRPr="00BE1DB2">
        <w:rPr>
          <w:rFonts w:ascii="Arial" w:hAnsi="Arial" w:cs="Arial"/>
          <w:color w:val="000000" w:themeColor="text1"/>
        </w:rPr>
        <w:t>n</w:t>
      </w:r>
      <w:r w:rsidR="00E21E39" w:rsidRPr="00BE1DB2">
        <w:rPr>
          <w:rFonts w:ascii="Arial" w:hAnsi="Arial" w:cs="Arial"/>
          <w:color w:val="000000" w:themeColor="text1"/>
        </w:rPr>
        <w:t>.</w:t>
      </w:r>
    </w:p>
    <w:p w14:paraId="140AD651" w14:textId="0B75C7FD" w:rsidR="00F35CB9" w:rsidRPr="00204634" w:rsidRDefault="00F35CB9" w:rsidP="006C5FFE">
      <w:pPr>
        <w:pStyle w:val="Ttulo3"/>
        <w:numPr>
          <w:ilvl w:val="2"/>
          <w:numId w:val="2"/>
        </w:numPr>
        <w:spacing w:line="360" w:lineRule="auto"/>
        <w:ind w:left="142" w:firstLine="0"/>
        <w:rPr>
          <w:rFonts w:ascii="Arial" w:hAnsi="Arial" w:cs="Arial"/>
          <w:b/>
          <w:bCs/>
          <w:color w:val="000000" w:themeColor="text1"/>
        </w:rPr>
      </w:pPr>
      <w:bookmarkStart w:id="145" w:name="_Toc45264831"/>
      <w:r w:rsidRPr="00204634">
        <w:rPr>
          <w:rFonts w:ascii="Arial" w:hAnsi="Arial" w:cs="Arial"/>
          <w:b/>
          <w:bCs/>
          <w:color w:val="000000" w:themeColor="text1"/>
        </w:rPr>
        <w:t>GitHub</w:t>
      </w:r>
      <w:bookmarkEnd w:id="145"/>
    </w:p>
    <w:p w14:paraId="1FA36B01" w14:textId="0BA4F5CB" w:rsidR="00956C05" w:rsidRPr="00BE1DB2" w:rsidRDefault="009F78B9"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 un servicio de alojamiento </w:t>
      </w:r>
      <w:r w:rsidR="00413DA7" w:rsidRPr="00BE1DB2">
        <w:rPr>
          <w:rFonts w:ascii="Arial" w:hAnsi="Arial" w:cs="Arial"/>
          <w:color w:val="000000" w:themeColor="text1"/>
        </w:rPr>
        <w:t xml:space="preserve">en la nube, el cual </w:t>
      </w:r>
      <w:r w:rsidRPr="00BE1DB2">
        <w:rPr>
          <w:rFonts w:ascii="Arial" w:hAnsi="Arial" w:cs="Arial"/>
          <w:color w:val="000000" w:themeColor="text1"/>
        </w:rPr>
        <w:t xml:space="preserve">permite </w:t>
      </w:r>
      <w:r w:rsidR="00413DA7" w:rsidRPr="00BE1DB2">
        <w:rPr>
          <w:rFonts w:ascii="Arial" w:hAnsi="Arial" w:cs="Arial"/>
          <w:color w:val="000000" w:themeColor="text1"/>
        </w:rPr>
        <w:t>que diferentes usuarios puedan colaborar con el desarrollo</w:t>
      </w:r>
      <w:r w:rsidRPr="00BE1DB2">
        <w:rPr>
          <w:rFonts w:ascii="Arial" w:hAnsi="Arial" w:cs="Arial"/>
          <w:color w:val="000000" w:themeColor="text1"/>
        </w:rPr>
        <w:t xml:space="preserve"> de</w:t>
      </w:r>
      <w:r w:rsidR="00413DA7" w:rsidRPr="00BE1DB2">
        <w:rPr>
          <w:rFonts w:ascii="Arial" w:hAnsi="Arial" w:cs="Arial"/>
          <w:color w:val="000000" w:themeColor="text1"/>
        </w:rPr>
        <w:t>l</w:t>
      </w:r>
      <w:r w:rsidRPr="00BE1DB2">
        <w:rPr>
          <w:rFonts w:ascii="Arial" w:hAnsi="Arial" w:cs="Arial"/>
          <w:color w:val="000000" w:themeColor="text1"/>
        </w:rPr>
        <w:t xml:space="preserve"> software </w:t>
      </w:r>
      <w:r w:rsidR="00413DA7" w:rsidRPr="00BE1DB2">
        <w:rPr>
          <w:rFonts w:ascii="Arial" w:hAnsi="Arial" w:cs="Arial"/>
          <w:color w:val="000000" w:themeColor="text1"/>
        </w:rPr>
        <w:t>y de esta manera se puede</w:t>
      </w:r>
      <w:r w:rsidRPr="00BE1DB2">
        <w:rPr>
          <w:rFonts w:ascii="Arial" w:hAnsi="Arial" w:cs="Arial"/>
          <w:color w:val="000000" w:themeColor="text1"/>
        </w:rPr>
        <w:t xml:space="preserve"> alojar </w:t>
      </w:r>
      <w:r w:rsidR="00413DA7" w:rsidRPr="00BE1DB2">
        <w:rPr>
          <w:rFonts w:ascii="Arial" w:hAnsi="Arial" w:cs="Arial"/>
          <w:color w:val="000000" w:themeColor="text1"/>
        </w:rPr>
        <w:t xml:space="preserve">los cambios en los </w:t>
      </w:r>
      <w:r w:rsidRPr="00BE1DB2">
        <w:rPr>
          <w:rFonts w:ascii="Arial" w:hAnsi="Arial" w:cs="Arial"/>
          <w:color w:val="000000" w:themeColor="text1"/>
        </w:rPr>
        <w:t>proyectos utilizando el sistema de control de versiones Gi</w:t>
      </w:r>
      <w:r w:rsidR="005B1FAE">
        <w:rPr>
          <w:rFonts w:ascii="Arial" w:hAnsi="Arial" w:cs="Arial"/>
          <w:color w:val="000000" w:themeColor="text1"/>
        </w:rPr>
        <w:t xml:space="preserve">t </w:t>
      </w:r>
      <w:sdt>
        <w:sdtPr>
          <w:rPr>
            <w:rFonts w:ascii="Arial" w:hAnsi="Arial" w:cs="Arial"/>
            <w:color w:val="000000" w:themeColor="text1"/>
          </w:rPr>
          <w:id w:val="1659117655"/>
          <w:citation/>
        </w:sdt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Luc12 \l 12298 </w:instrText>
          </w:r>
          <w:r w:rsidR="00B646A0">
            <w:rPr>
              <w:rFonts w:ascii="Arial" w:hAnsi="Arial" w:cs="Arial"/>
              <w:color w:val="000000" w:themeColor="text1"/>
            </w:rPr>
            <w:fldChar w:fldCharType="separate"/>
          </w:r>
          <w:r w:rsidR="008A228A" w:rsidRPr="008A228A">
            <w:rPr>
              <w:rFonts w:ascii="Arial" w:hAnsi="Arial" w:cs="Arial"/>
              <w:noProof/>
              <w:color w:val="000000" w:themeColor="text1"/>
            </w:rPr>
            <w:t>[13]</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294AA28E" w14:textId="7A4DE7B5" w:rsidR="00956C05" w:rsidRPr="00BE1DB2" w:rsidRDefault="00956C05"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GitHub se </w:t>
      </w:r>
      <w:r w:rsidR="002203A8" w:rsidRPr="00BE1DB2">
        <w:rPr>
          <w:rFonts w:ascii="Arial" w:hAnsi="Arial" w:cs="Arial"/>
          <w:color w:val="000000" w:themeColor="text1"/>
        </w:rPr>
        <w:t>utilizó</w:t>
      </w:r>
      <w:r w:rsidRPr="00BE1DB2">
        <w:rPr>
          <w:rFonts w:ascii="Arial" w:hAnsi="Arial" w:cs="Arial"/>
          <w:color w:val="000000" w:themeColor="text1"/>
        </w:rPr>
        <w:t xml:space="preserve"> para tener un control de versiones en el desarrollo del aplicativo en caso de que eliminemos algo por error se lo pueda recuperar</w:t>
      </w:r>
      <w:r w:rsidR="002203A8" w:rsidRPr="00BE1DB2">
        <w:rPr>
          <w:rFonts w:ascii="Arial" w:hAnsi="Arial" w:cs="Arial"/>
          <w:color w:val="000000" w:themeColor="text1"/>
        </w:rPr>
        <w:t>.</w:t>
      </w:r>
    </w:p>
    <w:p w14:paraId="2EF6009F" w14:textId="2C41EEDD" w:rsidR="0042468A" w:rsidRPr="00204634" w:rsidRDefault="00F97772" w:rsidP="006C5FFE">
      <w:pPr>
        <w:pStyle w:val="Ttulo3"/>
        <w:numPr>
          <w:ilvl w:val="2"/>
          <w:numId w:val="2"/>
        </w:numPr>
        <w:spacing w:line="360" w:lineRule="auto"/>
        <w:ind w:left="142" w:firstLine="0"/>
        <w:rPr>
          <w:rFonts w:ascii="Arial" w:hAnsi="Arial" w:cs="Arial"/>
          <w:b/>
          <w:bCs/>
          <w:color w:val="000000" w:themeColor="text1"/>
        </w:rPr>
      </w:pPr>
      <w:bookmarkStart w:id="146" w:name="_Toc45264832"/>
      <w:r w:rsidRPr="00204634">
        <w:rPr>
          <w:rFonts w:ascii="Arial" w:hAnsi="Arial" w:cs="Arial"/>
          <w:b/>
          <w:bCs/>
          <w:color w:val="000000" w:themeColor="text1"/>
        </w:rPr>
        <w:t>Firebase</w:t>
      </w:r>
      <w:bookmarkEnd w:id="146"/>
      <w:r w:rsidR="0042468A" w:rsidRPr="00204634">
        <w:rPr>
          <w:rFonts w:ascii="Arial" w:hAnsi="Arial" w:cs="Arial"/>
          <w:b/>
          <w:bCs/>
          <w:color w:val="000000" w:themeColor="text1"/>
        </w:rPr>
        <w:t xml:space="preserve"> </w:t>
      </w:r>
    </w:p>
    <w:p w14:paraId="6A5B42F7" w14:textId="66A9B88B" w:rsidR="00385ABF" w:rsidRPr="00BE1DB2" w:rsidRDefault="00385ABF"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 una </w:t>
      </w:r>
      <w:r w:rsidR="005B1FAE">
        <w:rPr>
          <w:rFonts w:ascii="Arial" w:hAnsi="Arial" w:cs="Arial"/>
          <w:color w:val="000000" w:themeColor="text1"/>
        </w:rPr>
        <w:t xml:space="preserve">base de datos </w:t>
      </w:r>
      <w:r w:rsidRPr="00BE1DB2">
        <w:rPr>
          <w:rFonts w:ascii="Arial" w:hAnsi="Arial" w:cs="Arial"/>
          <w:color w:val="000000" w:themeColor="text1"/>
        </w:rPr>
        <w:t xml:space="preserve">NoSQL alojada en la nube. Los datos se </w:t>
      </w:r>
      <w:r w:rsidR="0034251E" w:rsidRPr="00BE1DB2">
        <w:rPr>
          <w:rFonts w:ascii="Arial" w:hAnsi="Arial" w:cs="Arial"/>
          <w:color w:val="000000" w:themeColor="text1"/>
        </w:rPr>
        <w:t>guardan</w:t>
      </w:r>
      <w:r w:rsidRPr="00BE1DB2">
        <w:rPr>
          <w:rFonts w:ascii="Arial" w:hAnsi="Arial" w:cs="Arial"/>
          <w:color w:val="000000" w:themeColor="text1"/>
        </w:rPr>
        <w:t xml:space="preserve"> </w:t>
      </w:r>
      <w:r w:rsidR="0034251E" w:rsidRPr="00BE1DB2">
        <w:rPr>
          <w:rFonts w:ascii="Arial" w:hAnsi="Arial" w:cs="Arial"/>
          <w:color w:val="000000" w:themeColor="text1"/>
        </w:rPr>
        <w:t>con el</w:t>
      </w:r>
      <w:r w:rsidRPr="00BE1DB2">
        <w:rPr>
          <w:rFonts w:ascii="Arial" w:hAnsi="Arial" w:cs="Arial"/>
          <w:color w:val="000000" w:themeColor="text1"/>
        </w:rPr>
        <w:t xml:space="preserve"> formato JSON y </w:t>
      </w:r>
      <w:r w:rsidR="0034251E" w:rsidRPr="00BE1DB2">
        <w:rPr>
          <w:rFonts w:ascii="Arial" w:hAnsi="Arial" w:cs="Arial"/>
          <w:color w:val="000000" w:themeColor="text1"/>
        </w:rPr>
        <w:t xml:space="preserve">mientras se van agregando datos este </w:t>
      </w:r>
      <w:r w:rsidRPr="00BE1DB2">
        <w:rPr>
          <w:rFonts w:ascii="Arial" w:hAnsi="Arial" w:cs="Arial"/>
          <w:color w:val="000000" w:themeColor="text1"/>
        </w:rPr>
        <w:t xml:space="preserve">se sincroniza en tiempo real con </w:t>
      </w:r>
      <w:r w:rsidR="0034251E" w:rsidRPr="00BE1DB2">
        <w:rPr>
          <w:rFonts w:ascii="Arial" w:hAnsi="Arial" w:cs="Arial"/>
          <w:color w:val="000000" w:themeColor="text1"/>
        </w:rPr>
        <w:t>los</w:t>
      </w:r>
      <w:r w:rsidRPr="00BE1DB2">
        <w:rPr>
          <w:rFonts w:ascii="Arial" w:hAnsi="Arial" w:cs="Arial"/>
          <w:color w:val="000000" w:themeColor="text1"/>
        </w:rPr>
        <w:t xml:space="preserve"> cliente</w:t>
      </w:r>
      <w:r w:rsidR="0034251E" w:rsidRPr="00BE1DB2">
        <w:rPr>
          <w:rFonts w:ascii="Arial" w:hAnsi="Arial" w:cs="Arial"/>
          <w:color w:val="000000" w:themeColor="text1"/>
        </w:rPr>
        <w:t>s</w:t>
      </w:r>
      <w:r w:rsidRPr="00BE1DB2">
        <w:rPr>
          <w:rFonts w:ascii="Arial" w:hAnsi="Arial" w:cs="Arial"/>
          <w:color w:val="000000" w:themeColor="text1"/>
        </w:rPr>
        <w:t xml:space="preserve"> conectado</w:t>
      </w:r>
      <w:r w:rsidR="0034251E" w:rsidRPr="00BE1DB2">
        <w:rPr>
          <w:rFonts w:ascii="Arial" w:hAnsi="Arial" w:cs="Arial"/>
          <w:color w:val="000000" w:themeColor="text1"/>
        </w:rPr>
        <w:t>s</w:t>
      </w:r>
      <w:r w:rsidRPr="00BE1DB2">
        <w:rPr>
          <w:rFonts w:ascii="Arial" w:hAnsi="Arial" w:cs="Arial"/>
          <w:color w:val="000000" w:themeColor="text1"/>
        </w:rPr>
        <w:t xml:space="preserve">. </w:t>
      </w:r>
    </w:p>
    <w:p w14:paraId="4A24DC24" w14:textId="11140A63" w:rsidR="00385ABF" w:rsidRPr="00BE1DB2" w:rsidRDefault="00F97772"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Firebase</w:t>
      </w:r>
      <w:r w:rsidR="00385ABF" w:rsidRPr="00BE1DB2">
        <w:rPr>
          <w:rFonts w:ascii="Arial" w:hAnsi="Arial" w:cs="Arial"/>
          <w:color w:val="000000" w:themeColor="text1"/>
        </w:rPr>
        <w:t xml:space="preserve"> permite un mejor manejo de los datos al ser una base de datos no relacional, el cual permit</w:t>
      </w:r>
      <w:r w:rsidR="005B1FAE">
        <w:rPr>
          <w:rFonts w:ascii="Arial" w:hAnsi="Arial" w:cs="Arial"/>
          <w:color w:val="000000" w:themeColor="text1"/>
        </w:rPr>
        <w:t>e</w:t>
      </w:r>
      <w:r w:rsidR="00385ABF" w:rsidRPr="00BE1DB2">
        <w:rPr>
          <w:rFonts w:ascii="Arial" w:hAnsi="Arial" w:cs="Arial"/>
          <w:color w:val="000000" w:themeColor="text1"/>
        </w:rPr>
        <w:t xml:space="preserve"> realizar pruebas de usabilidad en diferentes navegadores por medio de una dirección </w:t>
      </w:r>
      <w:r w:rsidR="005B1FAE">
        <w:rPr>
          <w:rFonts w:ascii="Arial" w:hAnsi="Arial" w:cs="Arial"/>
          <w:color w:val="000000" w:themeColor="text1"/>
        </w:rPr>
        <w:t>url, v</w:t>
      </w:r>
      <w:r w:rsidR="000643D5" w:rsidRPr="00BE1DB2">
        <w:rPr>
          <w:rFonts w:ascii="Arial" w:hAnsi="Arial" w:cs="Arial"/>
          <w:color w:val="000000" w:themeColor="text1"/>
        </w:rPr>
        <w:t>er</w:t>
      </w:r>
      <w:r w:rsidR="008378F4">
        <w:rPr>
          <w:rFonts w:ascii="Arial" w:hAnsi="Arial" w:cs="Arial"/>
          <w:color w:val="000000" w:themeColor="text1"/>
        </w:rPr>
        <w:t xml:space="preserve"> figuras</w:t>
      </w:r>
      <w:r w:rsidR="000643D5" w:rsidRPr="00BE1DB2">
        <w:rPr>
          <w:rFonts w:ascii="Arial" w:hAnsi="Arial" w:cs="Arial"/>
          <w:color w:val="000000" w:themeColor="text1"/>
        </w:rPr>
        <w:t xml:space="preserve"> </w:t>
      </w:r>
      <w:r w:rsidR="000643D5" w:rsidRPr="00BE1DB2">
        <w:rPr>
          <w:rFonts w:ascii="Arial" w:hAnsi="Arial" w:cs="Arial"/>
          <w:b/>
          <w:bCs/>
          <w:color w:val="000000" w:themeColor="text1"/>
        </w:rPr>
        <w:t>Anexo B</w:t>
      </w:r>
      <w:r w:rsidR="005B1FAE">
        <w:rPr>
          <w:rFonts w:ascii="Arial" w:hAnsi="Arial" w:cs="Arial"/>
          <w:color w:val="000000" w:themeColor="text1"/>
        </w:rPr>
        <w:t xml:space="preserve"> </w:t>
      </w:r>
      <w:sdt>
        <w:sdtPr>
          <w:rPr>
            <w:rFonts w:ascii="Arial" w:hAnsi="Arial" w:cs="Arial"/>
            <w:color w:val="000000" w:themeColor="text1"/>
          </w:rPr>
          <w:id w:val="-1648976283"/>
          <w:citation/>
        </w:sdt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Goo20 \l 12298 </w:instrText>
          </w:r>
          <w:r w:rsidR="00B646A0">
            <w:rPr>
              <w:rFonts w:ascii="Arial" w:hAnsi="Arial" w:cs="Arial"/>
              <w:color w:val="000000" w:themeColor="text1"/>
            </w:rPr>
            <w:fldChar w:fldCharType="separate"/>
          </w:r>
          <w:r w:rsidR="008A228A" w:rsidRPr="008A228A">
            <w:rPr>
              <w:rFonts w:ascii="Arial" w:hAnsi="Arial" w:cs="Arial"/>
              <w:noProof/>
              <w:color w:val="000000" w:themeColor="text1"/>
            </w:rPr>
            <w:t>[14]</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54A4BF76" w14:textId="2D7DE4C4" w:rsidR="00385ABF" w:rsidRPr="00BE1DB2" w:rsidRDefault="00F97772"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Firebase</w:t>
      </w:r>
      <w:r w:rsidR="00385ABF" w:rsidRPr="00BE1DB2">
        <w:rPr>
          <w:rFonts w:ascii="Arial" w:hAnsi="Arial" w:cs="Arial"/>
          <w:color w:val="000000" w:themeColor="text1"/>
        </w:rPr>
        <w:t xml:space="preserve"> se </w:t>
      </w:r>
      <w:r w:rsidR="002203A8" w:rsidRPr="00BE1DB2">
        <w:rPr>
          <w:rFonts w:ascii="Arial" w:hAnsi="Arial" w:cs="Arial"/>
          <w:color w:val="000000" w:themeColor="text1"/>
        </w:rPr>
        <w:t>utilizó</w:t>
      </w:r>
      <w:r w:rsidR="00385ABF" w:rsidRPr="00BE1DB2">
        <w:rPr>
          <w:rFonts w:ascii="Arial" w:hAnsi="Arial" w:cs="Arial"/>
          <w:color w:val="000000" w:themeColor="text1"/>
        </w:rPr>
        <w:t xml:space="preserve"> para guardar los archivos como sonidos e imágenes y poder llamarlos desde nuestr</w:t>
      </w:r>
      <w:r w:rsidR="005B1FAE">
        <w:rPr>
          <w:rFonts w:ascii="Arial" w:hAnsi="Arial" w:cs="Arial"/>
          <w:color w:val="000000" w:themeColor="text1"/>
        </w:rPr>
        <w:t>a</w:t>
      </w:r>
      <w:r w:rsidR="00385ABF" w:rsidRPr="00BE1DB2">
        <w:rPr>
          <w:rFonts w:ascii="Arial" w:hAnsi="Arial" w:cs="Arial"/>
          <w:color w:val="000000" w:themeColor="text1"/>
        </w:rPr>
        <w:t xml:space="preserve"> </w:t>
      </w:r>
      <w:r w:rsidR="00D6370B">
        <w:rPr>
          <w:rFonts w:ascii="Arial" w:hAnsi="Arial" w:cs="Arial"/>
          <w:color w:val="000000" w:themeColor="text1"/>
        </w:rPr>
        <w:t>aplicación móvil</w:t>
      </w:r>
      <w:r w:rsidR="005B1FAE">
        <w:rPr>
          <w:rFonts w:ascii="Arial" w:hAnsi="Arial" w:cs="Arial"/>
          <w:color w:val="000000" w:themeColor="text1"/>
        </w:rPr>
        <w:t>,</w:t>
      </w:r>
      <w:r w:rsidR="000643D5" w:rsidRPr="00BE1DB2">
        <w:rPr>
          <w:rFonts w:ascii="Arial" w:hAnsi="Arial" w:cs="Arial"/>
          <w:color w:val="000000" w:themeColor="text1"/>
        </w:rPr>
        <w:t xml:space="preserve"> </w:t>
      </w:r>
      <w:r w:rsidR="005B1FAE">
        <w:rPr>
          <w:rFonts w:ascii="Arial" w:hAnsi="Arial" w:cs="Arial"/>
          <w:color w:val="000000" w:themeColor="text1"/>
        </w:rPr>
        <w:t>v</w:t>
      </w:r>
      <w:r w:rsidR="000643D5" w:rsidRPr="00BE1DB2">
        <w:rPr>
          <w:rFonts w:ascii="Arial" w:hAnsi="Arial" w:cs="Arial"/>
          <w:color w:val="000000" w:themeColor="text1"/>
        </w:rPr>
        <w:t>er</w:t>
      </w:r>
      <w:r w:rsidR="008378F4">
        <w:rPr>
          <w:rFonts w:ascii="Arial" w:hAnsi="Arial" w:cs="Arial"/>
          <w:color w:val="000000" w:themeColor="text1"/>
        </w:rPr>
        <w:t xml:space="preserve"> tablas</w:t>
      </w:r>
      <w:r w:rsidR="000643D5" w:rsidRPr="00BE1DB2">
        <w:rPr>
          <w:rFonts w:ascii="Arial" w:hAnsi="Arial" w:cs="Arial"/>
          <w:color w:val="000000" w:themeColor="text1"/>
        </w:rPr>
        <w:t xml:space="preserve"> </w:t>
      </w:r>
      <w:r w:rsidR="000643D5" w:rsidRPr="00BE1DB2">
        <w:rPr>
          <w:rFonts w:ascii="Arial" w:hAnsi="Arial" w:cs="Arial"/>
          <w:b/>
          <w:bCs/>
          <w:color w:val="000000" w:themeColor="text1"/>
        </w:rPr>
        <w:t>Anexo C</w:t>
      </w:r>
      <w:r w:rsidR="005B1FAE">
        <w:rPr>
          <w:rFonts w:ascii="Arial" w:hAnsi="Arial" w:cs="Arial"/>
          <w:color w:val="000000" w:themeColor="text1"/>
        </w:rPr>
        <w:t>.</w:t>
      </w:r>
    </w:p>
    <w:p w14:paraId="0E029BE2" w14:textId="3C297E82" w:rsidR="004A4C13" w:rsidRPr="00033C19" w:rsidRDefault="00112ECD" w:rsidP="00204634">
      <w:pPr>
        <w:pStyle w:val="Ttulo1"/>
        <w:numPr>
          <w:ilvl w:val="0"/>
          <w:numId w:val="2"/>
        </w:numPr>
        <w:spacing w:line="360" w:lineRule="auto"/>
        <w:rPr>
          <w:rFonts w:ascii="Arial" w:hAnsi="Arial" w:cs="Arial"/>
          <w:b/>
          <w:color w:val="000000" w:themeColor="text1"/>
          <w:sz w:val="28"/>
        </w:rPr>
      </w:pPr>
      <w:bookmarkStart w:id="147" w:name="_Toc39776419"/>
      <w:bookmarkStart w:id="148" w:name="_Toc39776741"/>
      <w:bookmarkStart w:id="149" w:name="_Toc39777062"/>
      <w:bookmarkStart w:id="150" w:name="_Toc39777475"/>
      <w:bookmarkStart w:id="151" w:name="_Toc39777916"/>
      <w:bookmarkStart w:id="152" w:name="_Toc39778565"/>
      <w:bookmarkStart w:id="153" w:name="_Toc39779903"/>
      <w:bookmarkStart w:id="154" w:name="_Toc39780289"/>
      <w:bookmarkStart w:id="155" w:name="_Toc39776420"/>
      <w:bookmarkStart w:id="156" w:name="_Toc39776742"/>
      <w:bookmarkStart w:id="157" w:name="_Toc39777063"/>
      <w:bookmarkStart w:id="158" w:name="_Toc39777476"/>
      <w:bookmarkStart w:id="159" w:name="_Toc39777917"/>
      <w:bookmarkStart w:id="160" w:name="_Toc39778566"/>
      <w:bookmarkStart w:id="161" w:name="_Toc39779904"/>
      <w:bookmarkStart w:id="162" w:name="_Toc39780290"/>
      <w:bookmarkStart w:id="163" w:name="_Toc39776421"/>
      <w:bookmarkStart w:id="164" w:name="_Toc39776743"/>
      <w:bookmarkStart w:id="165" w:name="_Toc39777064"/>
      <w:bookmarkStart w:id="166" w:name="_Toc39777477"/>
      <w:bookmarkStart w:id="167" w:name="_Toc39777918"/>
      <w:bookmarkStart w:id="168" w:name="_Toc39778567"/>
      <w:bookmarkStart w:id="169" w:name="_Toc39779905"/>
      <w:bookmarkStart w:id="170" w:name="_Toc39780291"/>
      <w:bookmarkStart w:id="171" w:name="_Toc39776422"/>
      <w:bookmarkStart w:id="172" w:name="_Toc39776744"/>
      <w:bookmarkStart w:id="173" w:name="_Toc39777065"/>
      <w:bookmarkStart w:id="174" w:name="_Toc39777478"/>
      <w:bookmarkStart w:id="175" w:name="_Toc39777919"/>
      <w:bookmarkStart w:id="176" w:name="_Toc39778568"/>
      <w:bookmarkStart w:id="177" w:name="_Toc39779906"/>
      <w:bookmarkStart w:id="178" w:name="_Toc39780292"/>
      <w:bookmarkStart w:id="179" w:name="_Toc39776423"/>
      <w:bookmarkStart w:id="180" w:name="_Toc39776745"/>
      <w:bookmarkStart w:id="181" w:name="_Toc39777066"/>
      <w:bookmarkStart w:id="182" w:name="_Toc39777479"/>
      <w:bookmarkStart w:id="183" w:name="_Toc39777920"/>
      <w:bookmarkStart w:id="184" w:name="_Toc39778569"/>
      <w:bookmarkStart w:id="185" w:name="_Toc39779907"/>
      <w:bookmarkStart w:id="186" w:name="_Toc39780293"/>
      <w:bookmarkStart w:id="187" w:name="_Toc39776424"/>
      <w:bookmarkStart w:id="188" w:name="_Toc39776746"/>
      <w:bookmarkStart w:id="189" w:name="_Toc39777067"/>
      <w:bookmarkStart w:id="190" w:name="_Toc39777480"/>
      <w:bookmarkStart w:id="191" w:name="_Toc39777921"/>
      <w:bookmarkStart w:id="192" w:name="_Toc39778570"/>
      <w:bookmarkStart w:id="193" w:name="_Toc39779908"/>
      <w:bookmarkStart w:id="194" w:name="_Toc39780294"/>
      <w:bookmarkStart w:id="195" w:name="_Toc39776425"/>
      <w:bookmarkStart w:id="196" w:name="_Toc39776747"/>
      <w:bookmarkStart w:id="197" w:name="_Toc39777068"/>
      <w:bookmarkStart w:id="198" w:name="_Toc39777481"/>
      <w:bookmarkStart w:id="199" w:name="_Toc39777922"/>
      <w:bookmarkStart w:id="200" w:name="_Toc39778571"/>
      <w:bookmarkStart w:id="201" w:name="_Toc39779909"/>
      <w:bookmarkStart w:id="202" w:name="_Toc39780295"/>
      <w:bookmarkStart w:id="203" w:name="_Toc39776426"/>
      <w:bookmarkStart w:id="204" w:name="_Toc39776748"/>
      <w:bookmarkStart w:id="205" w:name="_Toc39777069"/>
      <w:bookmarkStart w:id="206" w:name="_Toc39777482"/>
      <w:bookmarkStart w:id="207" w:name="_Toc39777923"/>
      <w:bookmarkStart w:id="208" w:name="_Toc39778572"/>
      <w:bookmarkStart w:id="209" w:name="_Toc39779910"/>
      <w:bookmarkStart w:id="210" w:name="_Toc39780296"/>
      <w:bookmarkStart w:id="211" w:name="_Toc39776427"/>
      <w:bookmarkStart w:id="212" w:name="_Toc39776749"/>
      <w:bookmarkStart w:id="213" w:name="_Toc39777070"/>
      <w:bookmarkStart w:id="214" w:name="_Toc39777483"/>
      <w:bookmarkStart w:id="215" w:name="_Toc39777924"/>
      <w:bookmarkStart w:id="216" w:name="_Toc39778573"/>
      <w:bookmarkStart w:id="217" w:name="_Toc39779911"/>
      <w:bookmarkStart w:id="218" w:name="_Toc39780297"/>
      <w:bookmarkStart w:id="219" w:name="_Toc39776428"/>
      <w:bookmarkStart w:id="220" w:name="_Toc39776750"/>
      <w:bookmarkStart w:id="221" w:name="_Toc39777071"/>
      <w:bookmarkStart w:id="222" w:name="_Toc39777484"/>
      <w:bookmarkStart w:id="223" w:name="_Toc39777925"/>
      <w:bookmarkStart w:id="224" w:name="_Toc39778574"/>
      <w:bookmarkStart w:id="225" w:name="_Toc39779912"/>
      <w:bookmarkStart w:id="226" w:name="_Toc39780298"/>
      <w:bookmarkStart w:id="227" w:name="_Toc39776429"/>
      <w:bookmarkStart w:id="228" w:name="_Toc39776751"/>
      <w:bookmarkStart w:id="229" w:name="_Toc39777072"/>
      <w:bookmarkStart w:id="230" w:name="_Toc39777485"/>
      <w:bookmarkStart w:id="231" w:name="_Toc39777926"/>
      <w:bookmarkStart w:id="232" w:name="_Toc39778575"/>
      <w:bookmarkStart w:id="233" w:name="_Toc39779913"/>
      <w:bookmarkStart w:id="234" w:name="_Toc39780299"/>
      <w:bookmarkStart w:id="235" w:name="_Toc39776430"/>
      <w:bookmarkStart w:id="236" w:name="_Toc39776752"/>
      <w:bookmarkStart w:id="237" w:name="_Toc39777073"/>
      <w:bookmarkStart w:id="238" w:name="_Toc39777486"/>
      <w:bookmarkStart w:id="239" w:name="_Toc39777927"/>
      <w:bookmarkStart w:id="240" w:name="_Toc39778576"/>
      <w:bookmarkStart w:id="241" w:name="_Toc39779914"/>
      <w:bookmarkStart w:id="242" w:name="_Toc39780300"/>
      <w:bookmarkStart w:id="243" w:name="_Toc39776431"/>
      <w:bookmarkStart w:id="244" w:name="_Toc39776753"/>
      <w:bookmarkStart w:id="245" w:name="_Toc39777074"/>
      <w:bookmarkStart w:id="246" w:name="_Toc39777487"/>
      <w:bookmarkStart w:id="247" w:name="_Toc39777928"/>
      <w:bookmarkStart w:id="248" w:name="_Toc39778577"/>
      <w:bookmarkStart w:id="249" w:name="_Toc39779915"/>
      <w:bookmarkStart w:id="250" w:name="_Toc39780301"/>
      <w:bookmarkStart w:id="251" w:name="_Toc39776432"/>
      <w:bookmarkStart w:id="252" w:name="_Toc39776754"/>
      <w:bookmarkStart w:id="253" w:name="_Toc39777075"/>
      <w:bookmarkStart w:id="254" w:name="_Toc39777488"/>
      <w:bookmarkStart w:id="255" w:name="_Toc39777929"/>
      <w:bookmarkStart w:id="256" w:name="_Toc39778578"/>
      <w:bookmarkStart w:id="257" w:name="_Toc39779916"/>
      <w:bookmarkStart w:id="258" w:name="_Toc39780302"/>
      <w:bookmarkStart w:id="259" w:name="_Toc39776433"/>
      <w:bookmarkStart w:id="260" w:name="_Toc39776755"/>
      <w:bookmarkStart w:id="261" w:name="_Toc39777076"/>
      <w:bookmarkStart w:id="262" w:name="_Toc39777489"/>
      <w:bookmarkStart w:id="263" w:name="_Toc39777930"/>
      <w:bookmarkStart w:id="264" w:name="_Toc39778579"/>
      <w:bookmarkStart w:id="265" w:name="_Toc39779917"/>
      <w:bookmarkStart w:id="266" w:name="_Toc39780303"/>
      <w:bookmarkStart w:id="267" w:name="_Toc39776434"/>
      <w:bookmarkStart w:id="268" w:name="_Toc39776756"/>
      <w:bookmarkStart w:id="269" w:name="_Toc39777077"/>
      <w:bookmarkStart w:id="270" w:name="_Toc39777490"/>
      <w:bookmarkStart w:id="271" w:name="_Toc39777931"/>
      <w:bookmarkStart w:id="272" w:name="_Toc39778580"/>
      <w:bookmarkStart w:id="273" w:name="_Toc39779918"/>
      <w:bookmarkStart w:id="274" w:name="_Toc39780304"/>
      <w:bookmarkStart w:id="275" w:name="_Toc39776435"/>
      <w:bookmarkStart w:id="276" w:name="_Toc39776757"/>
      <w:bookmarkStart w:id="277" w:name="_Toc39777078"/>
      <w:bookmarkStart w:id="278" w:name="_Toc39777491"/>
      <w:bookmarkStart w:id="279" w:name="_Toc39777932"/>
      <w:bookmarkStart w:id="280" w:name="_Toc39778581"/>
      <w:bookmarkStart w:id="281" w:name="_Toc39779919"/>
      <w:bookmarkStart w:id="282" w:name="_Toc39780305"/>
      <w:bookmarkStart w:id="283" w:name="_Toc39776436"/>
      <w:bookmarkStart w:id="284" w:name="_Toc39776758"/>
      <w:bookmarkStart w:id="285" w:name="_Toc39777079"/>
      <w:bookmarkStart w:id="286" w:name="_Toc39777492"/>
      <w:bookmarkStart w:id="287" w:name="_Toc39777933"/>
      <w:bookmarkStart w:id="288" w:name="_Toc39778582"/>
      <w:bookmarkStart w:id="289" w:name="_Toc39779920"/>
      <w:bookmarkStart w:id="290" w:name="_Toc39780306"/>
      <w:bookmarkStart w:id="291" w:name="_Toc39776437"/>
      <w:bookmarkStart w:id="292" w:name="_Toc39776759"/>
      <w:bookmarkStart w:id="293" w:name="_Toc39777080"/>
      <w:bookmarkStart w:id="294" w:name="_Toc39777493"/>
      <w:bookmarkStart w:id="295" w:name="_Toc39777934"/>
      <w:bookmarkStart w:id="296" w:name="_Toc39778583"/>
      <w:bookmarkStart w:id="297" w:name="_Toc39779921"/>
      <w:bookmarkStart w:id="298" w:name="_Toc39780307"/>
      <w:bookmarkStart w:id="299" w:name="_Toc39776438"/>
      <w:bookmarkStart w:id="300" w:name="_Toc39776760"/>
      <w:bookmarkStart w:id="301" w:name="_Toc39777081"/>
      <w:bookmarkStart w:id="302" w:name="_Toc39777494"/>
      <w:bookmarkStart w:id="303" w:name="_Toc39777935"/>
      <w:bookmarkStart w:id="304" w:name="_Toc39778584"/>
      <w:bookmarkStart w:id="305" w:name="_Toc39779922"/>
      <w:bookmarkStart w:id="306" w:name="_Toc39780308"/>
      <w:bookmarkStart w:id="307" w:name="_Toc39776439"/>
      <w:bookmarkStart w:id="308" w:name="_Toc39776761"/>
      <w:bookmarkStart w:id="309" w:name="_Toc39777082"/>
      <w:bookmarkStart w:id="310" w:name="_Toc39777495"/>
      <w:bookmarkStart w:id="311" w:name="_Toc39777936"/>
      <w:bookmarkStart w:id="312" w:name="_Toc39778585"/>
      <w:bookmarkStart w:id="313" w:name="_Toc39779923"/>
      <w:bookmarkStart w:id="314" w:name="_Toc39780309"/>
      <w:bookmarkStart w:id="315" w:name="_Toc39776440"/>
      <w:bookmarkStart w:id="316" w:name="_Toc39776762"/>
      <w:bookmarkStart w:id="317" w:name="_Toc39777083"/>
      <w:bookmarkStart w:id="318" w:name="_Toc39777496"/>
      <w:bookmarkStart w:id="319" w:name="_Toc39777937"/>
      <w:bookmarkStart w:id="320" w:name="_Toc39778586"/>
      <w:bookmarkStart w:id="321" w:name="_Toc39779924"/>
      <w:bookmarkStart w:id="322" w:name="_Toc39780310"/>
      <w:bookmarkStart w:id="323" w:name="_Toc39776441"/>
      <w:bookmarkStart w:id="324" w:name="_Toc39776763"/>
      <w:bookmarkStart w:id="325" w:name="_Toc39777084"/>
      <w:bookmarkStart w:id="326" w:name="_Toc39777497"/>
      <w:bookmarkStart w:id="327" w:name="_Toc39777938"/>
      <w:bookmarkStart w:id="328" w:name="_Toc39778587"/>
      <w:bookmarkStart w:id="329" w:name="_Toc39779925"/>
      <w:bookmarkStart w:id="330" w:name="_Toc39780311"/>
      <w:bookmarkStart w:id="331" w:name="_Toc39776442"/>
      <w:bookmarkStart w:id="332" w:name="_Toc39776764"/>
      <w:bookmarkStart w:id="333" w:name="_Toc39777085"/>
      <w:bookmarkStart w:id="334" w:name="_Toc39777498"/>
      <w:bookmarkStart w:id="335" w:name="_Toc39777939"/>
      <w:bookmarkStart w:id="336" w:name="_Toc39778588"/>
      <w:bookmarkStart w:id="337" w:name="_Toc39779926"/>
      <w:bookmarkStart w:id="338" w:name="_Toc39780312"/>
      <w:bookmarkStart w:id="339" w:name="_Toc39776443"/>
      <w:bookmarkStart w:id="340" w:name="_Toc39776765"/>
      <w:bookmarkStart w:id="341" w:name="_Toc39777086"/>
      <w:bookmarkStart w:id="342" w:name="_Toc39777499"/>
      <w:bookmarkStart w:id="343" w:name="_Toc39777940"/>
      <w:bookmarkStart w:id="344" w:name="_Toc39778589"/>
      <w:bookmarkStart w:id="345" w:name="_Toc39779927"/>
      <w:bookmarkStart w:id="346" w:name="_Toc39780313"/>
      <w:bookmarkStart w:id="347" w:name="_Toc39776467"/>
      <w:bookmarkStart w:id="348" w:name="_Toc39776789"/>
      <w:bookmarkStart w:id="349" w:name="_Toc39777110"/>
      <w:bookmarkStart w:id="350" w:name="_Toc39777523"/>
      <w:bookmarkStart w:id="351" w:name="_Toc39777964"/>
      <w:bookmarkStart w:id="352" w:name="_Toc39778613"/>
      <w:bookmarkStart w:id="353" w:name="_Toc39779951"/>
      <w:bookmarkStart w:id="354" w:name="_Toc39780337"/>
      <w:bookmarkStart w:id="355" w:name="_Toc39776468"/>
      <w:bookmarkStart w:id="356" w:name="_Toc39776790"/>
      <w:bookmarkStart w:id="357" w:name="_Toc39777111"/>
      <w:bookmarkStart w:id="358" w:name="_Toc39777524"/>
      <w:bookmarkStart w:id="359" w:name="_Toc39777965"/>
      <w:bookmarkStart w:id="360" w:name="_Toc39778614"/>
      <w:bookmarkStart w:id="361" w:name="_Toc39779952"/>
      <w:bookmarkStart w:id="362" w:name="_Toc39780338"/>
      <w:bookmarkStart w:id="363" w:name="_Toc39776469"/>
      <w:bookmarkStart w:id="364" w:name="_Toc39776791"/>
      <w:bookmarkStart w:id="365" w:name="_Toc39777112"/>
      <w:bookmarkStart w:id="366" w:name="_Toc39777525"/>
      <w:bookmarkStart w:id="367" w:name="_Toc39777966"/>
      <w:bookmarkStart w:id="368" w:name="_Toc39778615"/>
      <w:bookmarkStart w:id="369" w:name="_Toc39779953"/>
      <w:bookmarkStart w:id="370" w:name="_Toc39780339"/>
      <w:bookmarkStart w:id="371" w:name="_Toc39776470"/>
      <w:bookmarkStart w:id="372" w:name="_Toc39776792"/>
      <w:bookmarkStart w:id="373" w:name="_Toc39777113"/>
      <w:bookmarkStart w:id="374" w:name="_Toc39777526"/>
      <w:bookmarkStart w:id="375" w:name="_Toc39777967"/>
      <w:bookmarkStart w:id="376" w:name="_Toc39778616"/>
      <w:bookmarkStart w:id="377" w:name="_Toc39779954"/>
      <w:bookmarkStart w:id="378" w:name="_Toc39780340"/>
      <w:bookmarkStart w:id="379" w:name="_Toc39776471"/>
      <w:bookmarkStart w:id="380" w:name="_Toc39776793"/>
      <w:bookmarkStart w:id="381" w:name="_Toc39777114"/>
      <w:bookmarkStart w:id="382" w:name="_Toc39777527"/>
      <w:bookmarkStart w:id="383" w:name="_Toc39777968"/>
      <w:bookmarkStart w:id="384" w:name="_Toc39778617"/>
      <w:bookmarkStart w:id="385" w:name="_Toc39779955"/>
      <w:bookmarkStart w:id="386" w:name="_Toc39780341"/>
      <w:bookmarkStart w:id="387" w:name="_Toc39776472"/>
      <w:bookmarkStart w:id="388" w:name="_Toc39776794"/>
      <w:bookmarkStart w:id="389" w:name="_Toc39777115"/>
      <w:bookmarkStart w:id="390" w:name="_Toc39777528"/>
      <w:bookmarkStart w:id="391" w:name="_Toc39777969"/>
      <w:bookmarkStart w:id="392" w:name="_Toc39778618"/>
      <w:bookmarkStart w:id="393" w:name="_Toc39779956"/>
      <w:bookmarkStart w:id="394" w:name="_Toc39780342"/>
      <w:bookmarkStart w:id="395" w:name="_Toc39776473"/>
      <w:bookmarkStart w:id="396" w:name="_Toc39776795"/>
      <w:bookmarkStart w:id="397" w:name="_Toc39777116"/>
      <w:bookmarkStart w:id="398" w:name="_Toc39777529"/>
      <w:bookmarkStart w:id="399" w:name="_Toc39777970"/>
      <w:bookmarkStart w:id="400" w:name="_Toc39778619"/>
      <w:bookmarkStart w:id="401" w:name="_Toc39779957"/>
      <w:bookmarkStart w:id="402" w:name="_Toc39780343"/>
      <w:bookmarkStart w:id="403" w:name="_Toc39776474"/>
      <w:bookmarkStart w:id="404" w:name="_Toc39776796"/>
      <w:bookmarkStart w:id="405" w:name="_Toc39777117"/>
      <w:bookmarkStart w:id="406" w:name="_Toc39777530"/>
      <w:bookmarkStart w:id="407" w:name="_Toc39777971"/>
      <w:bookmarkStart w:id="408" w:name="_Toc39778620"/>
      <w:bookmarkStart w:id="409" w:name="_Toc39779958"/>
      <w:bookmarkStart w:id="410" w:name="_Toc39780344"/>
      <w:bookmarkStart w:id="411" w:name="_Toc39776475"/>
      <w:bookmarkStart w:id="412" w:name="_Toc39776797"/>
      <w:bookmarkStart w:id="413" w:name="_Toc39777118"/>
      <w:bookmarkStart w:id="414" w:name="_Toc39777531"/>
      <w:bookmarkStart w:id="415" w:name="_Toc39777972"/>
      <w:bookmarkStart w:id="416" w:name="_Toc39778621"/>
      <w:bookmarkStart w:id="417" w:name="_Toc39779959"/>
      <w:bookmarkStart w:id="418" w:name="_Toc39780345"/>
      <w:bookmarkStart w:id="419" w:name="_Toc39776476"/>
      <w:bookmarkStart w:id="420" w:name="_Toc39776798"/>
      <w:bookmarkStart w:id="421" w:name="_Toc39777119"/>
      <w:bookmarkStart w:id="422" w:name="_Toc39777532"/>
      <w:bookmarkStart w:id="423" w:name="_Toc39777973"/>
      <w:bookmarkStart w:id="424" w:name="_Toc39778622"/>
      <w:bookmarkStart w:id="425" w:name="_Toc39779960"/>
      <w:bookmarkStart w:id="426" w:name="_Toc39780346"/>
      <w:bookmarkStart w:id="427" w:name="_Toc39776477"/>
      <w:bookmarkStart w:id="428" w:name="_Toc39776799"/>
      <w:bookmarkStart w:id="429" w:name="_Toc39777120"/>
      <w:bookmarkStart w:id="430" w:name="_Toc39777533"/>
      <w:bookmarkStart w:id="431" w:name="_Toc39777974"/>
      <w:bookmarkStart w:id="432" w:name="_Toc39778623"/>
      <w:bookmarkStart w:id="433" w:name="_Toc39779961"/>
      <w:bookmarkStart w:id="434" w:name="_Toc39780347"/>
      <w:bookmarkStart w:id="435" w:name="_Toc39776478"/>
      <w:bookmarkStart w:id="436" w:name="_Toc39776800"/>
      <w:bookmarkStart w:id="437" w:name="_Toc39777121"/>
      <w:bookmarkStart w:id="438" w:name="_Toc39777534"/>
      <w:bookmarkStart w:id="439" w:name="_Toc39777975"/>
      <w:bookmarkStart w:id="440" w:name="_Toc39778624"/>
      <w:bookmarkStart w:id="441" w:name="_Toc39779962"/>
      <w:bookmarkStart w:id="442" w:name="_Toc39780348"/>
      <w:bookmarkStart w:id="443" w:name="_Toc39776479"/>
      <w:bookmarkStart w:id="444" w:name="_Toc39776801"/>
      <w:bookmarkStart w:id="445" w:name="_Toc39777122"/>
      <w:bookmarkStart w:id="446" w:name="_Toc39777535"/>
      <w:bookmarkStart w:id="447" w:name="_Toc39777976"/>
      <w:bookmarkStart w:id="448" w:name="_Toc39778625"/>
      <w:bookmarkStart w:id="449" w:name="_Toc39779963"/>
      <w:bookmarkStart w:id="450" w:name="_Toc39780349"/>
      <w:bookmarkStart w:id="451" w:name="_Toc39776480"/>
      <w:bookmarkStart w:id="452" w:name="_Toc39776802"/>
      <w:bookmarkStart w:id="453" w:name="_Toc39777123"/>
      <w:bookmarkStart w:id="454" w:name="_Toc39777536"/>
      <w:bookmarkStart w:id="455" w:name="_Toc39777977"/>
      <w:bookmarkStart w:id="456" w:name="_Toc39778626"/>
      <w:bookmarkStart w:id="457" w:name="_Toc39779964"/>
      <w:bookmarkStart w:id="458" w:name="_Toc39780350"/>
      <w:bookmarkStart w:id="459" w:name="_Toc39776481"/>
      <w:bookmarkStart w:id="460" w:name="_Toc39776803"/>
      <w:bookmarkStart w:id="461" w:name="_Toc39777124"/>
      <w:bookmarkStart w:id="462" w:name="_Toc39777537"/>
      <w:bookmarkStart w:id="463" w:name="_Toc39777978"/>
      <w:bookmarkStart w:id="464" w:name="_Toc39778627"/>
      <w:bookmarkStart w:id="465" w:name="_Toc39779965"/>
      <w:bookmarkStart w:id="466" w:name="_Toc39780351"/>
      <w:bookmarkStart w:id="467" w:name="_Toc39776482"/>
      <w:bookmarkStart w:id="468" w:name="_Toc39776804"/>
      <w:bookmarkStart w:id="469" w:name="_Toc39777125"/>
      <w:bookmarkStart w:id="470" w:name="_Toc39777538"/>
      <w:bookmarkStart w:id="471" w:name="_Toc39777979"/>
      <w:bookmarkStart w:id="472" w:name="_Toc39778628"/>
      <w:bookmarkStart w:id="473" w:name="_Toc39779966"/>
      <w:bookmarkStart w:id="474" w:name="_Toc39780352"/>
      <w:bookmarkStart w:id="475" w:name="_Toc39776483"/>
      <w:bookmarkStart w:id="476" w:name="_Toc39776805"/>
      <w:bookmarkStart w:id="477" w:name="_Toc39777126"/>
      <w:bookmarkStart w:id="478" w:name="_Toc39777539"/>
      <w:bookmarkStart w:id="479" w:name="_Toc39777980"/>
      <w:bookmarkStart w:id="480" w:name="_Toc39778629"/>
      <w:bookmarkStart w:id="481" w:name="_Toc39779967"/>
      <w:bookmarkStart w:id="482" w:name="_Toc39780353"/>
      <w:bookmarkStart w:id="483" w:name="_Toc39776484"/>
      <w:bookmarkStart w:id="484" w:name="_Toc39776806"/>
      <w:bookmarkStart w:id="485" w:name="_Toc39777127"/>
      <w:bookmarkStart w:id="486" w:name="_Toc39777540"/>
      <w:bookmarkStart w:id="487" w:name="_Toc39777981"/>
      <w:bookmarkStart w:id="488" w:name="_Toc39778630"/>
      <w:bookmarkStart w:id="489" w:name="_Toc39779968"/>
      <w:bookmarkStart w:id="490" w:name="_Toc39780354"/>
      <w:bookmarkStart w:id="491" w:name="_Toc39776485"/>
      <w:bookmarkStart w:id="492" w:name="_Toc39776807"/>
      <w:bookmarkStart w:id="493" w:name="_Toc39777128"/>
      <w:bookmarkStart w:id="494" w:name="_Toc39777541"/>
      <w:bookmarkStart w:id="495" w:name="_Toc39777982"/>
      <w:bookmarkStart w:id="496" w:name="_Toc39778631"/>
      <w:bookmarkStart w:id="497" w:name="_Toc39779969"/>
      <w:bookmarkStart w:id="498" w:name="_Toc39780355"/>
      <w:bookmarkStart w:id="499" w:name="_Toc39776486"/>
      <w:bookmarkStart w:id="500" w:name="_Toc39776808"/>
      <w:bookmarkStart w:id="501" w:name="_Toc39777129"/>
      <w:bookmarkStart w:id="502" w:name="_Toc39777542"/>
      <w:bookmarkStart w:id="503" w:name="_Toc39777983"/>
      <w:bookmarkStart w:id="504" w:name="_Toc39778632"/>
      <w:bookmarkStart w:id="505" w:name="_Toc39779970"/>
      <w:bookmarkStart w:id="506" w:name="_Toc39780356"/>
      <w:bookmarkStart w:id="507" w:name="_Toc39776487"/>
      <w:bookmarkStart w:id="508" w:name="_Toc39776809"/>
      <w:bookmarkStart w:id="509" w:name="_Toc39777130"/>
      <w:bookmarkStart w:id="510" w:name="_Toc39777543"/>
      <w:bookmarkStart w:id="511" w:name="_Toc39777984"/>
      <w:bookmarkStart w:id="512" w:name="_Toc39778633"/>
      <w:bookmarkStart w:id="513" w:name="_Toc39779971"/>
      <w:bookmarkStart w:id="514" w:name="_Toc39780357"/>
      <w:bookmarkStart w:id="515" w:name="_Toc39776488"/>
      <w:bookmarkStart w:id="516" w:name="_Toc39776810"/>
      <w:bookmarkStart w:id="517" w:name="_Toc39777131"/>
      <w:bookmarkStart w:id="518" w:name="_Toc39777544"/>
      <w:bookmarkStart w:id="519" w:name="_Toc39777985"/>
      <w:bookmarkStart w:id="520" w:name="_Toc39778634"/>
      <w:bookmarkStart w:id="521" w:name="_Toc39779972"/>
      <w:bookmarkStart w:id="522" w:name="_Toc39780358"/>
      <w:bookmarkStart w:id="523" w:name="_Toc39776489"/>
      <w:bookmarkStart w:id="524" w:name="_Toc39776811"/>
      <w:bookmarkStart w:id="525" w:name="_Toc39777132"/>
      <w:bookmarkStart w:id="526" w:name="_Toc39777545"/>
      <w:bookmarkStart w:id="527" w:name="_Toc39777986"/>
      <w:bookmarkStart w:id="528" w:name="_Toc39778635"/>
      <w:bookmarkStart w:id="529" w:name="_Toc39779973"/>
      <w:bookmarkStart w:id="530" w:name="_Toc39780359"/>
      <w:bookmarkStart w:id="531" w:name="_Toc39776490"/>
      <w:bookmarkStart w:id="532" w:name="_Toc39776812"/>
      <w:bookmarkStart w:id="533" w:name="_Toc39777133"/>
      <w:bookmarkStart w:id="534" w:name="_Toc39777546"/>
      <w:bookmarkStart w:id="535" w:name="_Toc39777987"/>
      <w:bookmarkStart w:id="536" w:name="_Toc39778636"/>
      <w:bookmarkStart w:id="537" w:name="_Toc39779974"/>
      <w:bookmarkStart w:id="538" w:name="_Toc39780360"/>
      <w:bookmarkStart w:id="539" w:name="_Toc39776491"/>
      <w:bookmarkStart w:id="540" w:name="_Toc39776813"/>
      <w:bookmarkStart w:id="541" w:name="_Toc39777134"/>
      <w:bookmarkStart w:id="542" w:name="_Toc39777547"/>
      <w:bookmarkStart w:id="543" w:name="_Toc39777988"/>
      <w:bookmarkStart w:id="544" w:name="_Toc39778637"/>
      <w:bookmarkStart w:id="545" w:name="_Toc39779975"/>
      <w:bookmarkStart w:id="546" w:name="_Toc39780361"/>
      <w:bookmarkStart w:id="547" w:name="_Toc39776492"/>
      <w:bookmarkStart w:id="548" w:name="_Toc39776814"/>
      <w:bookmarkStart w:id="549" w:name="_Toc39777135"/>
      <w:bookmarkStart w:id="550" w:name="_Toc39777548"/>
      <w:bookmarkStart w:id="551" w:name="_Toc39777989"/>
      <w:bookmarkStart w:id="552" w:name="_Toc39778638"/>
      <w:bookmarkStart w:id="553" w:name="_Toc39779976"/>
      <w:bookmarkStart w:id="554" w:name="_Toc39780362"/>
      <w:bookmarkStart w:id="555" w:name="_Toc39776493"/>
      <w:bookmarkStart w:id="556" w:name="_Toc39776815"/>
      <w:bookmarkStart w:id="557" w:name="_Toc39777136"/>
      <w:bookmarkStart w:id="558" w:name="_Toc39777549"/>
      <w:bookmarkStart w:id="559" w:name="_Toc39777990"/>
      <w:bookmarkStart w:id="560" w:name="_Toc39778639"/>
      <w:bookmarkStart w:id="561" w:name="_Toc39779977"/>
      <w:bookmarkStart w:id="562" w:name="_Toc39780363"/>
      <w:bookmarkStart w:id="563" w:name="_Toc39776494"/>
      <w:bookmarkStart w:id="564" w:name="_Toc39776816"/>
      <w:bookmarkStart w:id="565" w:name="_Toc39777137"/>
      <w:bookmarkStart w:id="566" w:name="_Toc39777550"/>
      <w:bookmarkStart w:id="567" w:name="_Toc39777991"/>
      <w:bookmarkStart w:id="568" w:name="_Toc39778640"/>
      <w:bookmarkStart w:id="569" w:name="_Toc39779978"/>
      <w:bookmarkStart w:id="570" w:name="_Toc39780364"/>
      <w:bookmarkStart w:id="571" w:name="_Toc39776495"/>
      <w:bookmarkStart w:id="572" w:name="_Toc39776817"/>
      <w:bookmarkStart w:id="573" w:name="_Toc39777138"/>
      <w:bookmarkStart w:id="574" w:name="_Toc39777551"/>
      <w:bookmarkStart w:id="575" w:name="_Toc39777992"/>
      <w:bookmarkStart w:id="576" w:name="_Toc39778641"/>
      <w:bookmarkStart w:id="577" w:name="_Toc39779979"/>
      <w:bookmarkStart w:id="578" w:name="_Toc39780365"/>
      <w:bookmarkStart w:id="579" w:name="_Toc39776496"/>
      <w:bookmarkStart w:id="580" w:name="_Toc39776818"/>
      <w:bookmarkStart w:id="581" w:name="_Toc39777139"/>
      <w:bookmarkStart w:id="582" w:name="_Toc39777552"/>
      <w:bookmarkStart w:id="583" w:name="_Toc39777993"/>
      <w:bookmarkStart w:id="584" w:name="_Toc39778642"/>
      <w:bookmarkStart w:id="585" w:name="_Toc39779980"/>
      <w:bookmarkStart w:id="586" w:name="_Toc39780366"/>
      <w:bookmarkStart w:id="587" w:name="_Toc39776497"/>
      <w:bookmarkStart w:id="588" w:name="_Toc39776819"/>
      <w:bookmarkStart w:id="589" w:name="_Toc39777140"/>
      <w:bookmarkStart w:id="590" w:name="_Toc39777553"/>
      <w:bookmarkStart w:id="591" w:name="_Toc39777994"/>
      <w:bookmarkStart w:id="592" w:name="_Toc39778643"/>
      <w:bookmarkStart w:id="593" w:name="_Toc39779981"/>
      <w:bookmarkStart w:id="594" w:name="_Toc39780367"/>
      <w:bookmarkStart w:id="595" w:name="_Toc39776498"/>
      <w:bookmarkStart w:id="596" w:name="_Toc39776820"/>
      <w:bookmarkStart w:id="597" w:name="_Toc39777141"/>
      <w:bookmarkStart w:id="598" w:name="_Toc39777554"/>
      <w:bookmarkStart w:id="599" w:name="_Toc39777995"/>
      <w:bookmarkStart w:id="600" w:name="_Toc39778644"/>
      <w:bookmarkStart w:id="601" w:name="_Toc39779982"/>
      <w:bookmarkStart w:id="602" w:name="_Toc39780368"/>
      <w:bookmarkStart w:id="603" w:name="_Toc39776499"/>
      <w:bookmarkStart w:id="604" w:name="_Toc39776821"/>
      <w:bookmarkStart w:id="605" w:name="_Toc39777142"/>
      <w:bookmarkStart w:id="606" w:name="_Toc39777555"/>
      <w:bookmarkStart w:id="607" w:name="_Toc39777996"/>
      <w:bookmarkStart w:id="608" w:name="_Toc39778645"/>
      <w:bookmarkStart w:id="609" w:name="_Toc39779983"/>
      <w:bookmarkStart w:id="610" w:name="_Toc39780369"/>
      <w:bookmarkStart w:id="611" w:name="_Toc39776500"/>
      <w:bookmarkStart w:id="612" w:name="_Toc39776822"/>
      <w:bookmarkStart w:id="613" w:name="_Toc39777143"/>
      <w:bookmarkStart w:id="614" w:name="_Toc39777556"/>
      <w:bookmarkStart w:id="615" w:name="_Toc39777997"/>
      <w:bookmarkStart w:id="616" w:name="_Toc39778646"/>
      <w:bookmarkStart w:id="617" w:name="_Toc39779984"/>
      <w:bookmarkStart w:id="618" w:name="_Toc39780370"/>
      <w:bookmarkStart w:id="619" w:name="_Toc39776501"/>
      <w:bookmarkStart w:id="620" w:name="_Toc39776823"/>
      <w:bookmarkStart w:id="621" w:name="_Toc39777144"/>
      <w:bookmarkStart w:id="622" w:name="_Toc39777557"/>
      <w:bookmarkStart w:id="623" w:name="_Toc39777998"/>
      <w:bookmarkStart w:id="624" w:name="_Toc39778647"/>
      <w:bookmarkStart w:id="625" w:name="_Toc39779985"/>
      <w:bookmarkStart w:id="626" w:name="_Toc39780371"/>
      <w:bookmarkStart w:id="627" w:name="_Toc39776502"/>
      <w:bookmarkStart w:id="628" w:name="_Toc39776824"/>
      <w:bookmarkStart w:id="629" w:name="_Toc39777145"/>
      <w:bookmarkStart w:id="630" w:name="_Toc39777558"/>
      <w:bookmarkStart w:id="631" w:name="_Toc39777999"/>
      <w:bookmarkStart w:id="632" w:name="_Toc39778648"/>
      <w:bookmarkStart w:id="633" w:name="_Toc39779986"/>
      <w:bookmarkStart w:id="634" w:name="_Toc39780372"/>
      <w:bookmarkStart w:id="635" w:name="_Toc39776503"/>
      <w:bookmarkStart w:id="636" w:name="_Toc39776825"/>
      <w:bookmarkStart w:id="637" w:name="_Toc39777146"/>
      <w:bookmarkStart w:id="638" w:name="_Toc39777559"/>
      <w:bookmarkStart w:id="639" w:name="_Toc39778000"/>
      <w:bookmarkStart w:id="640" w:name="_Toc39778649"/>
      <w:bookmarkStart w:id="641" w:name="_Toc39779987"/>
      <w:bookmarkStart w:id="642" w:name="_Toc39780373"/>
      <w:bookmarkStart w:id="643" w:name="_Toc39776504"/>
      <w:bookmarkStart w:id="644" w:name="_Toc39776826"/>
      <w:bookmarkStart w:id="645" w:name="_Toc39777147"/>
      <w:bookmarkStart w:id="646" w:name="_Toc39777560"/>
      <w:bookmarkStart w:id="647" w:name="_Toc39778001"/>
      <w:bookmarkStart w:id="648" w:name="_Toc39778650"/>
      <w:bookmarkStart w:id="649" w:name="_Toc39779988"/>
      <w:bookmarkStart w:id="650" w:name="_Toc39780374"/>
      <w:bookmarkStart w:id="651" w:name="_Toc39776505"/>
      <w:bookmarkStart w:id="652" w:name="_Toc39776827"/>
      <w:bookmarkStart w:id="653" w:name="_Toc39777148"/>
      <w:bookmarkStart w:id="654" w:name="_Toc39777561"/>
      <w:bookmarkStart w:id="655" w:name="_Toc39778002"/>
      <w:bookmarkStart w:id="656" w:name="_Toc39778651"/>
      <w:bookmarkStart w:id="657" w:name="_Toc39779989"/>
      <w:bookmarkStart w:id="658" w:name="_Toc39780375"/>
      <w:bookmarkStart w:id="659" w:name="_Toc39776506"/>
      <w:bookmarkStart w:id="660" w:name="_Toc39776828"/>
      <w:bookmarkStart w:id="661" w:name="_Toc39777149"/>
      <w:bookmarkStart w:id="662" w:name="_Toc39777562"/>
      <w:bookmarkStart w:id="663" w:name="_Toc39778003"/>
      <w:bookmarkStart w:id="664" w:name="_Toc39778652"/>
      <w:bookmarkStart w:id="665" w:name="_Toc39779990"/>
      <w:bookmarkStart w:id="666" w:name="_Toc39780376"/>
      <w:bookmarkStart w:id="667" w:name="_Toc39776507"/>
      <w:bookmarkStart w:id="668" w:name="_Toc39776829"/>
      <w:bookmarkStart w:id="669" w:name="_Toc39777150"/>
      <w:bookmarkStart w:id="670" w:name="_Toc39777563"/>
      <w:bookmarkStart w:id="671" w:name="_Toc39778004"/>
      <w:bookmarkStart w:id="672" w:name="_Toc39778653"/>
      <w:bookmarkStart w:id="673" w:name="_Toc39779991"/>
      <w:bookmarkStart w:id="674" w:name="_Toc39780377"/>
      <w:bookmarkStart w:id="675" w:name="_Toc39776508"/>
      <w:bookmarkStart w:id="676" w:name="_Toc39776830"/>
      <w:bookmarkStart w:id="677" w:name="_Toc39777151"/>
      <w:bookmarkStart w:id="678" w:name="_Toc39777564"/>
      <w:bookmarkStart w:id="679" w:name="_Toc39778005"/>
      <w:bookmarkStart w:id="680" w:name="_Toc39778654"/>
      <w:bookmarkStart w:id="681" w:name="_Toc39779992"/>
      <w:bookmarkStart w:id="682" w:name="_Toc39780378"/>
      <w:bookmarkStart w:id="683" w:name="_Toc39776509"/>
      <w:bookmarkStart w:id="684" w:name="_Toc39776831"/>
      <w:bookmarkStart w:id="685" w:name="_Toc39777152"/>
      <w:bookmarkStart w:id="686" w:name="_Toc39777565"/>
      <w:bookmarkStart w:id="687" w:name="_Toc39778006"/>
      <w:bookmarkStart w:id="688" w:name="_Toc39778655"/>
      <w:bookmarkStart w:id="689" w:name="_Toc39779993"/>
      <w:bookmarkStart w:id="690" w:name="_Toc39780379"/>
      <w:bookmarkStart w:id="691" w:name="_Toc39776510"/>
      <w:bookmarkStart w:id="692" w:name="_Toc39776832"/>
      <w:bookmarkStart w:id="693" w:name="_Toc39777153"/>
      <w:bookmarkStart w:id="694" w:name="_Toc39777566"/>
      <w:bookmarkStart w:id="695" w:name="_Toc39778007"/>
      <w:bookmarkStart w:id="696" w:name="_Toc39778656"/>
      <w:bookmarkStart w:id="697" w:name="_Toc39779994"/>
      <w:bookmarkStart w:id="698" w:name="_Toc39780380"/>
      <w:bookmarkStart w:id="699" w:name="_Toc39776511"/>
      <w:bookmarkStart w:id="700" w:name="_Toc39776833"/>
      <w:bookmarkStart w:id="701" w:name="_Toc39777154"/>
      <w:bookmarkStart w:id="702" w:name="_Toc39777567"/>
      <w:bookmarkStart w:id="703" w:name="_Toc39778008"/>
      <w:bookmarkStart w:id="704" w:name="_Toc39778657"/>
      <w:bookmarkStart w:id="705" w:name="_Toc39779995"/>
      <w:bookmarkStart w:id="706" w:name="_Toc39780381"/>
      <w:bookmarkStart w:id="707" w:name="_Toc39776512"/>
      <w:bookmarkStart w:id="708" w:name="_Toc39776834"/>
      <w:bookmarkStart w:id="709" w:name="_Toc39777155"/>
      <w:bookmarkStart w:id="710" w:name="_Toc39777568"/>
      <w:bookmarkStart w:id="711" w:name="_Toc39778009"/>
      <w:bookmarkStart w:id="712" w:name="_Toc39778658"/>
      <w:bookmarkStart w:id="713" w:name="_Toc39779996"/>
      <w:bookmarkStart w:id="714" w:name="_Toc39780382"/>
      <w:bookmarkStart w:id="715" w:name="_Toc39776513"/>
      <w:bookmarkStart w:id="716" w:name="_Toc39776835"/>
      <w:bookmarkStart w:id="717" w:name="_Toc39777156"/>
      <w:bookmarkStart w:id="718" w:name="_Toc39777569"/>
      <w:bookmarkStart w:id="719" w:name="_Toc39778010"/>
      <w:bookmarkStart w:id="720" w:name="_Toc39778659"/>
      <w:bookmarkStart w:id="721" w:name="_Toc39779997"/>
      <w:bookmarkStart w:id="722" w:name="_Toc39780383"/>
      <w:bookmarkStart w:id="723" w:name="_Toc39776514"/>
      <w:bookmarkStart w:id="724" w:name="_Toc39776836"/>
      <w:bookmarkStart w:id="725" w:name="_Toc39777157"/>
      <w:bookmarkStart w:id="726" w:name="_Toc39777570"/>
      <w:bookmarkStart w:id="727" w:name="_Toc39778011"/>
      <w:bookmarkStart w:id="728" w:name="_Toc39778660"/>
      <w:bookmarkStart w:id="729" w:name="_Toc39779998"/>
      <w:bookmarkStart w:id="730" w:name="_Toc39780384"/>
      <w:bookmarkStart w:id="731" w:name="_Toc39776515"/>
      <w:bookmarkStart w:id="732" w:name="_Toc39776837"/>
      <w:bookmarkStart w:id="733" w:name="_Toc39777158"/>
      <w:bookmarkStart w:id="734" w:name="_Toc39777571"/>
      <w:bookmarkStart w:id="735" w:name="_Toc39778012"/>
      <w:bookmarkStart w:id="736" w:name="_Toc39778661"/>
      <w:bookmarkStart w:id="737" w:name="_Toc39779999"/>
      <w:bookmarkStart w:id="738" w:name="_Toc39780385"/>
      <w:bookmarkStart w:id="739" w:name="_Toc39776516"/>
      <w:bookmarkStart w:id="740" w:name="_Toc39776838"/>
      <w:bookmarkStart w:id="741" w:name="_Toc39777159"/>
      <w:bookmarkStart w:id="742" w:name="_Toc39777572"/>
      <w:bookmarkStart w:id="743" w:name="_Toc39778013"/>
      <w:bookmarkStart w:id="744" w:name="_Toc39778662"/>
      <w:bookmarkStart w:id="745" w:name="_Toc39780000"/>
      <w:bookmarkStart w:id="746" w:name="_Toc39780386"/>
      <w:bookmarkStart w:id="747" w:name="_Toc39776517"/>
      <w:bookmarkStart w:id="748" w:name="_Toc39776839"/>
      <w:bookmarkStart w:id="749" w:name="_Toc39777160"/>
      <w:bookmarkStart w:id="750" w:name="_Toc39777573"/>
      <w:bookmarkStart w:id="751" w:name="_Toc39778014"/>
      <w:bookmarkStart w:id="752" w:name="_Toc39778663"/>
      <w:bookmarkStart w:id="753" w:name="_Toc39780001"/>
      <w:bookmarkStart w:id="754" w:name="_Toc39780387"/>
      <w:bookmarkStart w:id="755" w:name="_Toc39776518"/>
      <w:bookmarkStart w:id="756" w:name="_Toc39776840"/>
      <w:bookmarkStart w:id="757" w:name="_Toc39777161"/>
      <w:bookmarkStart w:id="758" w:name="_Toc39777574"/>
      <w:bookmarkStart w:id="759" w:name="_Toc39778015"/>
      <w:bookmarkStart w:id="760" w:name="_Toc39778664"/>
      <w:bookmarkStart w:id="761" w:name="_Toc39780002"/>
      <w:bookmarkStart w:id="762" w:name="_Toc39780388"/>
      <w:bookmarkStart w:id="763" w:name="_Toc39776519"/>
      <w:bookmarkStart w:id="764" w:name="_Toc39776841"/>
      <w:bookmarkStart w:id="765" w:name="_Toc39777162"/>
      <w:bookmarkStart w:id="766" w:name="_Toc39777575"/>
      <w:bookmarkStart w:id="767" w:name="_Toc39778016"/>
      <w:bookmarkStart w:id="768" w:name="_Toc39778665"/>
      <w:bookmarkStart w:id="769" w:name="_Toc39780003"/>
      <w:bookmarkStart w:id="770" w:name="_Toc39780389"/>
      <w:bookmarkStart w:id="771" w:name="_Toc39776520"/>
      <w:bookmarkStart w:id="772" w:name="_Toc39776842"/>
      <w:bookmarkStart w:id="773" w:name="_Toc39777163"/>
      <w:bookmarkStart w:id="774" w:name="_Toc39777576"/>
      <w:bookmarkStart w:id="775" w:name="_Toc39778017"/>
      <w:bookmarkStart w:id="776" w:name="_Toc39778666"/>
      <w:bookmarkStart w:id="777" w:name="_Toc39780004"/>
      <w:bookmarkStart w:id="778" w:name="_Toc39780390"/>
      <w:bookmarkStart w:id="779" w:name="_Toc39776521"/>
      <w:bookmarkStart w:id="780" w:name="_Toc39776843"/>
      <w:bookmarkStart w:id="781" w:name="_Toc39777164"/>
      <w:bookmarkStart w:id="782" w:name="_Toc39777577"/>
      <w:bookmarkStart w:id="783" w:name="_Toc39778018"/>
      <w:bookmarkStart w:id="784" w:name="_Toc39778667"/>
      <w:bookmarkStart w:id="785" w:name="_Toc39780005"/>
      <w:bookmarkStart w:id="786" w:name="_Toc39780391"/>
      <w:bookmarkStart w:id="787" w:name="_Toc39776522"/>
      <w:bookmarkStart w:id="788" w:name="_Toc39776844"/>
      <w:bookmarkStart w:id="789" w:name="_Toc39777165"/>
      <w:bookmarkStart w:id="790" w:name="_Toc39777578"/>
      <w:bookmarkStart w:id="791" w:name="_Toc39778019"/>
      <w:bookmarkStart w:id="792" w:name="_Toc39778668"/>
      <w:bookmarkStart w:id="793" w:name="_Toc39780006"/>
      <w:bookmarkStart w:id="794" w:name="_Toc39780392"/>
      <w:bookmarkStart w:id="795" w:name="_Toc39776523"/>
      <w:bookmarkStart w:id="796" w:name="_Toc39776845"/>
      <w:bookmarkStart w:id="797" w:name="_Toc39777166"/>
      <w:bookmarkStart w:id="798" w:name="_Toc39777579"/>
      <w:bookmarkStart w:id="799" w:name="_Toc39778020"/>
      <w:bookmarkStart w:id="800" w:name="_Toc39778669"/>
      <w:bookmarkStart w:id="801" w:name="_Toc39780007"/>
      <w:bookmarkStart w:id="802" w:name="_Toc39780393"/>
      <w:bookmarkStart w:id="803" w:name="_Toc39776524"/>
      <w:bookmarkStart w:id="804" w:name="_Toc39776846"/>
      <w:bookmarkStart w:id="805" w:name="_Toc39777167"/>
      <w:bookmarkStart w:id="806" w:name="_Toc39777580"/>
      <w:bookmarkStart w:id="807" w:name="_Toc39778021"/>
      <w:bookmarkStart w:id="808" w:name="_Toc39778670"/>
      <w:bookmarkStart w:id="809" w:name="_Toc39780008"/>
      <w:bookmarkStart w:id="810" w:name="_Toc39780394"/>
      <w:bookmarkStart w:id="811" w:name="_Toc39776525"/>
      <w:bookmarkStart w:id="812" w:name="_Toc39776847"/>
      <w:bookmarkStart w:id="813" w:name="_Toc39777168"/>
      <w:bookmarkStart w:id="814" w:name="_Toc39777581"/>
      <w:bookmarkStart w:id="815" w:name="_Toc39778022"/>
      <w:bookmarkStart w:id="816" w:name="_Toc39778671"/>
      <w:bookmarkStart w:id="817" w:name="_Toc39780009"/>
      <w:bookmarkStart w:id="818" w:name="_Toc39780395"/>
      <w:bookmarkStart w:id="819" w:name="_Toc39776526"/>
      <w:bookmarkStart w:id="820" w:name="_Toc39776848"/>
      <w:bookmarkStart w:id="821" w:name="_Toc39777169"/>
      <w:bookmarkStart w:id="822" w:name="_Toc39777582"/>
      <w:bookmarkStart w:id="823" w:name="_Toc39778023"/>
      <w:bookmarkStart w:id="824" w:name="_Toc39778672"/>
      <w:bookmarkStart w:id="825" w:name="_Toc39780010"/>
      <w:bookmarkStart w:id="826" w:name="_Toc39780396"/>
      <w:bookmarkStart w:id="827" w:name="_Toc39776527"/>
      <w:bookmarkStart w:id="828" w:name="_Toc39776849"/>
      <w:bookmarkStart w:id="829" w:name="_Toc39777170"/>
      <w:bookmarkStart w:id="830" w:name="_Toc39777583"/>
      <w:bookmarkStart w:id="831" w:name="_Toc39778024"/>
      <w:bookmarkStart w:id="832" w:name="_Toc39778673"/>
      <w:bookmarkStart w:id="833" w:name="_Toc39780011"/>
      <w:bookmarkStart w:id="834" w:name="_Toc39780397"/>
      <w:bookmarkStart w:id="835" w:name="_Toc39776528"/>
      <w:bookmarkStart w:id="836" w:name="_Toc39776850"/>
      <w:bookmarkStart w:id="837" w:name="_Toc39777171"/>
      <w:bookmarkStart w:id="838" w:name="_Toc39777584"/>
      <w:bookmarkStart w:id="839" w:name="_Toc39778025"/>
      <w:bookmarkStart w:id="840" w:name="_Toc39778674"/>
      <w:bookmarkStart w:id="841" w:name="_Toc39780012"/>
      <w:bookmarkStart w:id="842" w:name="_Toc39780398"/>
      <w:bookmarkStart w:id="843" w:name="_Toc39776529"/>
      <w:bookmarkStart w:id="844" w:name="_Toc39776851"/>
      <w:bookmarkStart w:id="845" w:name="_Toc39777172"/>
      <w:bookmarkStart w:id="846" w:name="_Toc39777585"/>
      <w:bookmarkStart w:id="847" w:name="_Toc39778026"/>
      <w:bookmarkStart w:id="848" w:name="_Toc39778675"/>
      <w:bookmarkStart w:id="849" w:name="_Toc39780013"/>
      <w:bookmarkStart w:id="850" w:name="_Toc39780399"/>
      <w:bookmarkStart w:id="851" w:name="_Toc39776530"/>
      <w:bookmarkStart w:id="852" w:name="_Toc39776852"/>
      <w:bookmarkStart w:id="853" w:name="_Toc39777173"/>
      <w:bookmarkStart w:id="854" w:name="_Toc39777586"/>
      <w:bookmarkStart w:id="855" w:name="_Toc39778027"/>
      <w:bookmarkStart w:id="856" w:name="_Toc39778676"/>
      <w:bookmarkStart w:id="857" w:name="_Toc39780014"/>
      <w:bookmarkStart w:id="858" w:name="_Toc39780400"/>
      <w:bookmarkStart w:id="859" w:name="_Toc39776531"/>
      <w:bookmarkStart w:id="860" w:name="_Toc39776853"/>
      <w:bookmarkStart w:id="861" w:name="_Toc39777174"/>
      <w:bookmarkStart w:id="862" w:name="_Toc39777587"/>
      <w:bookmarkStart w:id="863" w:name="_Toc39778028"/>
      <w:bookmarkStart w:id="864" w:name="_Toc39778677"/>
      <w:bookmarkStart w:id="865" w:name="_Toc39780015"/>
      <w:bookmarkStart w:id="866" w:name="_Toc39780401"/>
      <w:bookmarkStart w:id="867" w:name="_Toc39776532"/>
      <w:bookmarkStart w:id="868" w:name="_Toc39776854"/>
      <w:bookmarkStart w:id="869" w:name="_Toc39777175"/>
      <w:bookmarkStart w:id="870" w:name="_Toc39777588"/>
      <w:bookmarkStart w:id="871" w:name="_Toc39778029"/>
      <w:bookmarkStart w:id="872" w:name="_Toc39778678"/>
      <w:bookmarkStart w:id="873" w:name="_Toc39780016"/>
      <w:bookmarkStart w:id="874" w:name="_Toc39780402"/>
      <w:bookmarkStart w:id="875" w:name="_Toc39776533"/>
      <w:bookmarkStart w:id="876" w:name="_Toc39776855"/>
      <w:bookmarkStart w:id="877" w:name="_Toc39777176"/>
      <w:bookmarkStart w:id="878" w:name="_Toc39777589"/>
      <w:bookmarkStart w:id="879" w:name="_Toc39778030"/>
      <w:bookmarkStart w:id="880" w:name="_Toc39778679"/>
      <w:bookmarkStart w:id="881" w:name="_Toc39780017"/>
      <w:bookmarkStart w:id="882" w:name="_Toc39780403"/>
      <w:bookmarkStart w:id="883" w:name="_Toc39776534"/>
      <w:bookmarkStart w:id="884" w:name="_Toc39776856"/>
      <w:bookmarkStart w:id="885" w:name="_Toc39777177"/>
      <w:bookmarkStart w:id="886" w:name="_Toc39777590"/>
      <w:bookmarkStart w:id="887" w:name="_Toc39778031"/>
      <w:bookmarkStart w:id="888" w:name="_Toc39778680"/>
      <w:bookmarkStart w:id="889" w:name="_Toc39780018"/>
      <w:bookmarkStart w:id="890" w:name="_Toc39780404"/>
      <w:bookmarkStart w:id="891" w:name="_Toc39776535"/>
      <w:bookmarkStart w:id="892" w:name="_Toc39776857"/>
      <w:bookmarkStart w:id="893" w:name="_Toc39777178"/>
      <w:bookmarkStart w:id="894" w:name="_Toc39777591"/>
      <w:bookmarkStart w:id="895" w:name="_Toc39778032"/>
      <w:bookmarkStart w:id="896" w:name="_Toc39778681"/>
      <w:bookmarkStart w:id="897" w:name="_Toc39780019"/>
      <w:bookmarkStart w:id="898" w:name="_Toc39780405"/>
      <w:bookmarkStart w:id="899" w:name="_Toc39776536"/>
      <w:bookmarkStart w:id="900" w:name="_Toc39776858"/>
      <w:bookmarkStart w:id="901" w:name="_Toc39777179"/>
      <w:bookmarkStart w:id="902" w:name="_Toc39777592"/>
      <w:bookmarkStart w:id="903" w:name="_Toc39778033"/>
      <w:bookmarkStart w:id="904" w:name="_Toc39778682"/>
      <w:bookmarkStart w:id="905" w:name="_Toc39780020"/>
      <w:bookmarkStart w:id="906" w:name="_Toc39780406"/>
      <w:bookmarkStart w:id="907" w:name="_Toc39776553"/>
      <w:bookmarkStart w:id="908" w:name="_Toc39776875"/>
      <w:bookmarkStart w:id="909" w:name="_Toc39777196"/>
      <w:bookmarkStart w:id="910" w:name="_Toc39777609"/>
      <w:bookmarkStart w:id="911" w:name="_Toc39778050"/>
      <w:bookmarkStart w:id="912" w:name="_Toc39778699"/>
      <w:bookmarkStart w:id="913" w:name="_Toc39780037"/>
      <w:bookmarkStart w:id="914" w:name="_Toc39780423"/>
      <w:bookmarkStart w:id="915" w:name="_Toc39776554"/>
      <w:bookmarkStart w:id="916" w:name="_Toc39776876"/>
      <w:bookmarkStart w:id="917" w:name="_Toc39777197"/>
      <w:bookmarkStart w:id="918" w:name="_Toc39777610"/>
      <w:bookmarkStart w:id="919" w:name="_Toc39778051"/>
      <w:bookmarkStart w:id="920" w:name="_Toc39778700"/>
      <w:bookmarkStart w:id="921" w:name="_Toc39780038"/>
      <w:bookmarkStart w:id="922" w:name="_Toc39780424"/>
      <w:bookmarkStart w:id="923" w:name="_Toc39776555"/>
      <w:bookmarkStart w:id="924" w:name="_Toc39776877"/>
      <w:bookmarkStart w:id="925" w:name="_Toc39777198"/>
      <w:bookmarkStart w:id="926" w:name="_Toc39777611"/>
      <w:bookmarkStart w:id="927" w:name="_Toc39778052"/>
      <w:bookmarkStart w:id="928" w:name="_Toc39778701"/>
      <w:bookmarkStart w:id="929" w:name="_Toc39780039"/>
      <w:bookmarkStart w:id="930" w:name="_Toc39780425"/>
      <w:bookmarkStart w:id="931" w:name="_Toc39776556"/>
      <w:bookmarkStart w:id="932" w:name="_Toc39776878"/>
      <w:bookmarkStart w:id="933" w:name="_Toc39777199"/>
      <w:bookmarkStart w:id="934" w:name="_Toc39777612"/>
      <w:bookmarkStart w:id="935" w:name="_Toc39778053"/>
      <w:bookmarkStart w:id="936" w:name="_Toc39778702"/>
      <w:bookmarkStart w:id="937" w:name="_Toc39780040"/>
      <w:bookmarkStart w:id="938" w:name="_Toc39780426"/>
      <w:bookmarkStart w:id="939" w:name="_Toc39776557"/>
      <w:bookmarkStart w:id="940" w:name="_Toc39776879"/>
      <w:bookmarkStart w:id="941" w:name="_Toc39777200"/>
      <w:bookmarkStart w:id="942" w:name="_Toc39777613"/>
      <w:bookmarkStart w:id="943" w:name="_Toc39778054"/>
      <w:bookmarkStart w:id="944" w:name="_Toc39778703"/>
      <w:bookmarkStart w:id="945" w:name="_Toc39780041"/>
      <w:bookmarkStart w:id="946" w:name="_Toc39780427"/>
      <w:bookmarkStart w:id="947" w:name="_Toc39776558"/>
      <w:bookmarkStart w:id="948" w:name="_Toc39776880"/>
      <w:bookmarkStart w:id="949" w:name="_Toc39777201"/>
      <w:bookmarkStart w:id="950" w:name="_Toc39777614"/>
      <w:bookmarkStart w:id="951" w:name="_Toc39778055"/>
      <w:bookmarkStart w:id="952" w:name="_Toc39778704"/>
      <w:bookmarkStart w:id="953" w:name="_Toc39780042"/>
      <w:bookmarkStart w:id="954" w:name="_Toc39780428"/>
      <w:bookmarkStart w:id="955" w:name="_Toc39776559"/>
      <w:bookmarkStart w:id="956" w:name="_Toc39776881"/>
      <w:bookmarkStart w:id="957" w:name="_Toc39777202"/>
      <w:bookmarkStart w:id="958" w:name="_Toc39777615"/>
      <w:bookmarkStart w:id="959" w:name="_Toc39778056"/>
      <w:bookmarkStart w:id="960" w:name="_Toc39778705"/>
      <w:bookmarkStart w:id="961" w:name="_Toc39780043"/>
      <w:bookmarkStart w:id="962" w:name="_Toc39780429"/>
      <w:bookmarkStart w:id="963" w:name="_Toc39776569"/>
      <w:bookmarkStart w:id="964" w:name="_Toc39776891"/>
      <w:bookmarkStart w:id="965" w:name="_Toc39777212"/>
      <w:bookmarkStart w:id="966" w:name="_Toc39777625"/>
      <w:bookmarkStart w:id="967" w:name="_Toc39778066"/>
      <w:bookmarkStart w:id="968" w:name="_Toc39778715"/>
      <w:bookmarkStart w:id="969" w:name="_Toc39780053"/>
      <w:bookmarkStart w:id="970" w:name="_Toc39780439"/>
      <w:bookmarkStart w:id="971" w:name="_Toc39776570"/>
      <w:bookmarkStart w:id="972" w:name="_Toc39776892"/>
      <w:bookmarkStart w:id="973" w:name="_Toc39777213"/>
      <w:bookmarkStart w:id="974" w:name="_Toc39777626"/>
      <w:bookmarkStart w:id="975" w:name="_Toc39778067"/>
      <w:bookmarkStart w:id="976" w:name="_Toc39778716"/>
      <w:bookmarkStart w:id="977" w:name="_Toc39780054"/>
      <w:bookmarkStart w:id="978" w:name="_Toc39780440"/>
      <w:bookmarkStart w:id="979" w:name="_Toc39776571"/>
      <w:bookmarkStart w:id="980" w:name="_Toc39776893"/>
      <w:bookmarkStart w:id="981" w:name="_Toc39777214"/>
      <w:bookmarkStart w:id="982" w:name="_Toc39777627"/>
      <w:bookmarkStart w:id="983" w:name="_Toc39778068"/>
      <w:bookmarkStart w:id="984" w:name="_Toc39778717"/>
      <w:bookmarkStart w:id="985" w:name="_Toc39780055"/>
      <w:bookmarkStart w:id="986" w:name="_Toc39780441"/>
      <w:bookmarkStart w:id="987" w:name="_Toc39776572"/>
      <w:bookmarkStart w:id="988" w:name="_Toc39776894"/>
      <w:bookmarkStart w:id="989" w:name="_Toc39777215"/>
      <w:bookmarkStart w:id="990" w:name="_Toc39777628"/>
      <w:bookmarkStart w:id="991" w:name="_Toc39778069"/>
      <w:bookmarkStart w:id="992" w:name="_Toc39778718"/>
      <w:bookmarkStart w:id="993" w:name="_Toc39780056"/>
      <w:bookmarkStart w:id="994" w:name="_Toc39780442"/>
      <w:bookmarkStart w:id="995" w:name="_Toc39776573"/>
      <w:bookmarkStart w:id="996" w:name="_Toc39776895"/>
      <w:bookmarkStart w:id="997" w:name="_Toc39777216"/>
      <w:bookmarkStart w:id="998" w:name="_Toc39777629"/>
      <w:bookmarkStart w:id="999" w:name="_Toc39778070"/>
      <w:bookmarkStart w:id="1000" w:name="_Toc39778719"/>
      <w:bookmarkStart w:id="1001" w:name="_Toc39780057"/>
      <w:bookmarkStart w:id="1002" w:name="_Toc39780443"/>
      <w:bookmarkStart w:id="1003" w:name="_Toc39776574"/>
      <w:bookmarkStart w:id="1004" w:name="_Toc39776896"/>
      <w:bookmarkStart w:id="1005" w:name="_Toc39777217"/>
      <w:bookmarkStart w:id="1006" w:name="_Toc39777630"/>
      <w:bookmarkStart w:id="1007" w:name="_Toc39778071"/>
      <w:bookmarkStart w:id="1008" w:name="_Toc39778720"/>
      <w:bookmarkStart w:id="1009" w:name="_Toc39780058"/>
      <w:bookmarkStart w:id="1010" w:name="_Toc39780444"/>
      <w:bookmarkStart w:id="1011" w:name="_Toc39776575"/>
      <w:bookmarkStart w:id="1012" w:name="_Toc39776897"/>
      <w:bookmarkStart w:id="1013" w:name="_Toc39777218"/>
      <w:bookmarkStart w:id="1014" w:name="_Toc39777631"/>
      <w:bookmarkStart w:id="1015" w:name="_Toc39778072"/>
      <w:bookmarkStart w:id="1016" w:name="_Toc39778721"/>
      <w:bookmarkStart w:id="1017" w:name="_Toc39780059"/>
      <w:bookmarkStart w:id="1018" w:name="_Toc39780445"/>
      <w:bookmarkStart w:id="1019" w:name="_Toc39776576"/>
      <w:bookmarkStart w:id="1020" w:name="_Toc39776898"/>
      <w:bookmarkStart w:id="1021" w:name="_Toc39777219"/>
      <w:bookmarkStart w:id="1022" w:name="_Toc39777632"/>
      <w:bookmarkStart w:id="1023" w:name="_Toc39778073"/>
      <w:bookmarkStart w:id="1024" w:name="_Toc39778722"/>
      <w:bookmarkStart w:id="1025" w:name="_Toc39780060"/>
      <w:bookmarkStart w:id="1026" w:name="_Toc39780446"/>
      <w:bookmarkStart w:id="1027" w:name="_Toc39776577"/>
      <w:bookmarkStart w:id="1028" w:name="_Toc39776899"/>
      <w:bookmarkStart w:id="1029" w:name="_Toc39777220"/>
      <w:bookmarkStart w:id="1030" w:name="_Toc39777633"/>
      <w:bookmarkStart w:id="1031" w:name="_Toc39778074"/>
      <w:bookmarkStart w:id="1032" w:name="_Toc39778723"/>
      <w:bookmarkStart w:id="1033" w:name="_Toc39780061"/>
      <w:bookmarkStart w:id="1034" w:name="_Toc39780447"/>
      <w:bookmarkStart w:id="1035" w:name="_Toc39776578"/>
      <w:bookmarkStart w:id="1036" w:name="_Toc39776900"/>
      <w:bookmarkStart w:id="1037" w:name="_Toc39777221"/>
      <w:bookmarkStart w:id="1038" w:name="_Toc39777634"/>
      <w:bookmarkStart w:id="1039" w:name="_Toc39778075"/>
      <w:bookmarkStart w:id="1040" w:name="_Toc39778724"/>
      <w:bookmarkStart w:id="1041" w:name="_Toc39780062"/>
      <w:bookmarkStart w:id="1042" w:name="_Toc39780448"/>
      <w:bookmarkStart w:id="1043" w:name="_Toc39776579"/>
      <w:bookmarkStart w:id="1044" w:name="_Toc39776901"/>
      <w:bookmarkStart w:id="1045" w:name="_Toc39777222"/>
      <w:bookmarkStart w:id="1046" w:name="_Toc39777635"/>
      <w:bookmarkStart w:id="1047" w:name="_Toc39778076"/>
      <w:bookmarkStart w:id="1048" w:name="_Toc39778725"/>
      <w:bookmarkStart w:id="1049" w:name="_Toc39780063"/>
      <w:bookmarkStart w:id="1050" w:name="_Toc39780449"/>
      <w:bookmarkStart w:id="1051" w:name="_Toc39776580"/>
      <w:bookmarkStart w:id="1052" w:name="_Toc39776902"/>
      <w:bookmarkStart w:id="1053" w:name="_Toc39777223"/>
      <w:bookmarkStart w:id="1054" w:name="_Toc39777636"/>
      <w:bookmarkStart w:id="1055" w:name="_Toc39778077"/>
      <w:bookmarkStart w:id="1056" w:name="_Toc39778726"/>
      <w:bookmarkStart w:id="1057" w:name="_Toc39780064"/>
      <w:bookmarkStart w:id="1058" w:name="_Toc39780450"/>
      <w:bookmarkStart w:id="1059" w:name="_Toc39776581"/>
      <w:bookmarkStart w:id="1060" w:name="_Toc39776903"/>
      <w:bookmarkStart w:id="1061" w:name="_Toc39777224"/>
      <w:bookmarkStart w:id="1062" w:name="_Toc39777637"/>
      <w:bookmarkStart w:id="1063" w:name="_Toc39778078"/>
      <w:bookmarkStart w:id="1064" w:name="_Toc39778727"/>
      <w:bookmarkStart w:id="1065" w:name="_Toc39780065"/>
      <w:bookmarkStart w:id="1066" w:name="_Toc39780451"/>
      <w:bookmarkStart w:id="1067" w:name="_Toc39776582"/>
      <w:bookmarkStart w:id="1068" w:name="_Toc39776904"/>
      <w:bookmarkStart w:id="1069" w:name="_Toc39777225"/>
      <w:bookmarkStart w:id="1070" w:name="_Toc39777638"/>
      <w:bookmarkStart w:id="1071" w:name="_Toc39778079"/>
      <w:bookmarkStart w:id="1072" w:name="_Toc39778728"/>
      <w:bookmarkStart w:id="1073" w:name="_Toc39780066"/>
      <w:bookmarkStart w:id="1074" w:name="_Toc39780452"/>
      <w:bookmarkStart w:id="1075" w:name="_Toc39776583"/>
      <w:bookmarkStart w:id="1076" w:name="_Toc39776905"/>
      <w:bookmarkStart w:id="1077" w:name="_Toc39777226"/>
      <w:bookmarkStart w:id="1078" w:name="_Toc39777639"/>
      <w:bookmarkStart w:id="1079" w:name="_Toc39778080"/>
      <w:bookmarkStart w:id="1080" w:name="_Toc39778729"/>
      <w:bookmarkStart w:id="1081" w:name="_Toc39780067"/>
      <w:bookmarkStart w:id="1082" w:name="_Toc39780453"/>
      <w:bookmarkStart w:id="1083" w:name="_Toc39776584"/>
      <w:bookmarkStart w:id="1084" w:name="_Toc39776906"/>
      <w:bookmarkStart w:id="1085" w:name="_Toc39777227"/>
      <w:bookmarkStart w:id="1086" w:name="_Toc39777640"/>
      <w:bookmarkStart w:id="1087" w:name="_Toc39778081"/>
      <w:bookmarkStart w:id="1088" w:name="_Toc39778730"/>
      <w:bookmarkStart w:id="1089" w:name="_Toc39780068"/>
      <w:bookmarkStart w:id="1090" w:name="_Toc39780454"/>
      <w:bookmarkStart w:id="1091" w:name="_Toc39776585"/>
      <w:bookmarkStart w:id="1092" w:name="_Toc39776907"/>
      <w:bookmarkStart w:id="1093" w:name="_Toc39777228"/>
      <w:bookmarkStart w:id="1094" w:name="_Toc39777641"/>
      <w:bookmarkStart w:id="1095" w:name="_Toc39778082"/>
      <w:bookmarkStart w:id="1096" w:name="_Toc39778731"/>
      <w:bookmarkStart w:id="1097" w:name="_Toc39780069"/>
      <w:bookmarkStart w:id="1098" w:name="_Toc39780455"/>
      <w:bookmarkStart w:id="1099" w:name="_Toc39776586"/>
      <w:bookmarkStart w:id="1100" w:name="_Toc39776908"/>
      <w:bookmarkStart w:id="1101" w:name="_Toc39777229"/>
      <w:bookmarkStart w:id="1102" w:name="_Toc39777642"/>
      <w:bookmarkStart w:id="1103" w:name="_Toc39778083"/>
      <w:bookmarkStart w:id="1104" w:name="_Toc39778732"/>
      <w:bookmarkStart w:id="1105" w:name="_Toc39780070"/>
      <w:bookmarkStart w:id="1106" w:name="_Toc39780456"/>
      <w:bookmarkStart w:id="1107" w:name="_Toc39776587"/>
      <w:bookmarkStart w:id="1108" w:name="_Toc39776909"/>
      <w:bookmarkStart w:id="1109" w:name="_Toc39777230"/>
      <w:bookmarkStart w:id="1110" w:name="_Toc39777643"/>
      <w:bookmarkStart w:id="1111" w:name="_Toc39778084"/>
      <w:bookmarkStart w:id="1112" w:name="_Toc39778733"/>
      <w:bookmarkStart w:id="1113" w:name="_Toc39780071"/>
      <w:bookmarkStart w:id="1114" w:name="_Toc39780457"/>
      <w:bookmarkStart w:id="1115" w:name="_Toc39776588"/>
      <w:bookmarkStart w:id="1116" w:name="_Toc39776910"/>
      <w:bookmarkStart w:id="1117" w:name="_Toc39777231"/>
      <w:bookmarkStart w:id="1118" w:name="_Toc39777644"/>
      <w:bookmarkStart w:id="1119" w:name="_Toc39778085"/>
      <w:bookmarkStart w:id="1120" w:name="_Toc39778734"/>
      <w:bookmarkStart w:id="1121" w:name="_Toc39780072"/>
      <w:bookmarkStart w:id="1122" w:name="_Toc39780458"/>
      <w:bookmarkStart w:id="1123" w:name="_Toc39776589"/>
      <w:bookmarkStart w:id="1124" w:name="_Toc39776911"/>
      <w:bookmarkStart w:id="1125" w:name="_Toc39777232"/>
      <w:bookmarkStart w:id="1126" w:name="_Toc39777645"/>
      <w:bookmarkStart w:id="1127" w:name="_Toc39778086"/>
      <w:bookmarkStart w:id="1128" w:name="_Toc39778735"/>
      <w:bookmarkStart w:id="1129" w:name="_Toc39780073"/>
      <w:bookmarkStart w:id="1130" w:name="_Toc39780459"/>
      <w:bookmarkStart w:id="1131" w:name="_Toc39776590"/>
      <w:bookmarkStart w:id="1132" w:name="_Toc39776912"/>
      <w:bookmarkStart w:id="1133" w:name="_Toc39777233"/>
      <w:bookmarkStart w:id="1134" w:name="_Toc39777646"/>
      <w:bookmarkStart w:id="1135" w:name="_Toc39778087"/>
      <w:bookmarkStart w:id="1136" w:name="_Toc39778736"/>
      <w:bookmarkStart w:id="1137" w:name="_Toc39780074"/>
      <w:bookmarkStart w:id="1138" w:name="_Toc39780460"/>
      <w:bookmarkStart w:id="1139" w:name="_Toc39776591"/>
      <w:bookmarkStart w:id="1140" w:name="_Toc39776913"/>
      <w:bookmarkStart w:id="1141" w:name="_Toc39777234"/>
      <w:bookmarkStart w:id="1142" w:name="_Toc39777647"/>
      <w:bookmarkStart w:id="1143" w:name="_Toc39778088"/>
      <w:bookmarkStart w:id="1144" w:name="_Toc39778737"/>
      <w:bookmarkStart w:id="1145" w:name="_Toc39780075"/>
      <w:bookmarkStart w:id="1146" w:name="_Toc39780461"/>
      <w:bookmarkStart w:id="1147" w:name="_Toc39776592"/>
      <w:bookmarkStart w:id="1148" w:name="_Toc39776914"/>
      <w:bookmarkStart w:id="1149" w:name="_Toc39777235"/>
      <w:bookmarkStart w:id="1150" w:name="_Toc39777648"/>
      <w:bookmarkStart w:id="1151" w:name="_Toc39778089"/>
      <w:bookmarkStart w:id="1152" w:name="_Toc39778738"/>
      <w:bookmarkStart w:id="1153" w:name="_Toc39780076"/>
      <w:bookmarkStart w:id="1154" w:name="_Toc39780462"/>
      <w:bookmarkStart w:id="1155" w:name="_Toc39776593"/>
      <w:bookmarkStart w:id="1156" w:name="_Toc39776915"/>
      <w:bookmarkStart w:id="1157" w:name="_Toc39777236"/>
      <w:bookmarkStart w:id="1158" w:name="_Toc39777649"/>
      <w:bookmarkStart w:id="1159" w:name="_Toc39778090"/>
      <w:bookmarkStart w:id="1160" w:name="_Toc39778739"/>
      <w:bookmarkStart w:id="1161" w:name="_Toc39780077"/>
      <w:bookmarkStart w:id="1162" w:name="_Toc39780463"/>
      <w:bookmarkStart w:id="1163" w:name="_Toc39776594"/>
      <w:bookmarkStart w:id="1164" w:name="_Toc39776916"/>
      <w:bookmarkStart w:id="1165" w:name="_Toc39777237"/>
      <w:bookmarkStart w:id="1166" w:name="_Toc39777650"/>
      <w:bookmarkStart w:id="1167" w:name="_Toc39778091"/>
      <w:bookmarkStart w:id="1168" w:name="_Toc39778740"/>
      <w:bookmarkStart w:id="1169" w:name="_Toc39780078"/>
      <w:bookmarkStart w:id="1170" w:name="_Toc39780464"/>
      <w:bookmarkStart w:id="1171" w:name="_Toc39776638"/>
      <w:bookmarkStart w:id="1172" w:name="_Toc39776960"/>
      <w:bookmarkStart w:id="1173" w:name="_Toc39777281"/>
      <w:bookmarkStart w:id="1174" w:name="_Toc39777694"/>
      <w:bookmarkStart w:id="1175" w:name="_Toc39778135"/>
      <w:bookmarkStart w:id="1176" w:name="_Toc39778784"/>
      <w:bookmarkStart w:id="1177" w:name="_Toc39780122"/>
      <w:bookmarkStart w:id="1178" w:name="_Toc39780508"/>
      <w:bookmarkStart w:id="1179" w:name="_Toc39776639"/>
      <w:bookmarkStart w:id="1180" w:name="_Toc39776961"/>
      <w:bookmarkStart w:id="1181" w:name="_Toc39777282"/>
      <w:bookmarkStart w:id="1182" w:name="_Toc39777695"/>
      <w:bookmarkStart w:id="1183" w:name="_Toc39778136"/>
      <w:bookmarkStart w:id="1184" w:name="_Toc39778785"/>
      <w:bookmarkStart w:id="1185" w:name="_Toc39780123"/>
      <w:bookmarkStart w:id="1186" w:name="_Toc39780509"/>
      <w:bookmarkStart w:id="1187" w:name="_Toc34668646"/>
      <w:bookmarkStart w:id="1188" w:name="_Toc45264833"/>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sidRPr="00F947A1">
        <w:rPr>
          <w:rFonts w:ascii="Arial" w:hAnsi="Arial" w:cs="Arial"/>
          <w:b/>
          <w:color w:val="000000" w:themeColor="text1"/>
          <w:sz w:val="28"/>
        </w:rPr>
        <w:t>RESULTADO Y DISCUSI</w:t>
      </w:r>
      <w:r w:rsidR="00385B36" w:rsidRPr="00667A5E">
        <w:rPr>
          <w:rFonts w:ascii="Arial" w:hAnsi="Arial" w:cs="Arial"/>
          <w:b/>
          <w:color w:val="000000" w:themeColor="text1"/>
          <w:sz w:val="28"/>
        </w:rPr>
        <w:t>Ó</w:t>
      </w:r>
      <w:bookmarkEnd w:id="1187"/>
      <w:ins w:id="1189" w:author="JUAN PABLO ZALDUMBIDE PROANO" w:date="2020-06-06T23:40:00Z">
        <w:r w:rsidR="002201F8">
          <w:rPr>
            <w:rFonts w:ascii="Arial" w:hAnsi="Arial" w:cs="Arial"/>
            <w:b/>
            <w:color w:val="000000" w:themeColor="text1"/>
            <w:sz w:val="28"/>
          </w:rPr>
          <w:t>N</w:t>
        </w:r>
      </w:ins>
      <w:bookmarkEnd w:id="1188"/>
    </w:p>
    <w:p w14:paraId="76A3D8B6" w14:textId="004A8696" w:rsidR="004A4C13" w:rsidRPr="00F947A1" w:rsidRDefault="004A4C13" w:rsidP="00204634">
      <w:pPr>
        <w:pStyle w:val="Ttulo2"/>
        <w:numPr>
          <w:ilvl w:val="1"/>
          <w:numId w:val="2"/>
        </w:numPr>
        <w:spacing w:line="360" w:lineRule="auto"/>
        <w:ind w:left="426"/>
        <w:rPr>
          <w:rFonts w:ascii="Arial" w:hAnsi="Arial" w:cs="Arial"/>
          <w:b/>
          <w:bCs/>
          <w:color w:val="000000" w:themeColor="text1"/>
          <w:sz w:val="28"/>
          <w:szCs w:val="28"/>
        </w:rPr>
      </w:pPr>
      <w:bookmarkStart w:id="1190" w:name="_Toc45264834"/>
      <w:r w:rsidRPr="00033C19">
        <w:rPr>
          <w:rFonts w:ascii="Arial" w:hAnsi="Arial" w:cs="Arial"/>
          <w:b/>
          <w:bCs/>
          <w:color w:val="000000" w:themeColor="text1"/>
          <w:sz w:val="28"/>
          <w:szCs w:val="28"/>
          <w:lang w:eastAsia="es-EC"/>
        </w:rPr>
        <w:t>Implementación de la Aplicación Móvil</w:t>
      </w:r>
      <w:bookmarkEnd w:id="1190"/>
    </w:p>
    <w:p w14:paraId="4F6EF738" w14:textId="3F3A0FDD" w:rsidR="00654981" w:rsidRPr="00204634" w:rsidRDefault="00F35CB9" w:rsidP="00204634">
      <w:pPr>
        <w:pStyle w:val="Ttulo3"/>
        <w:numPr>
          <w:ilvl w:val="2"/>
          <w:numId w:val="2"/>
        </w:numPr>
        <w:spacing w:line="360" w:lineRule="auto"/>
        <w:ind w:left="567" w:hanging="567"/>
        <w:rPr>
          <w:rFonts w:ascii="Arial" w:hAnsi="Arial" w:cs="Arial"/>
          <w:b/>
          <w:bCs/>
          <w:color w:val="000000" w:themeColor="text1"/>
          <w:sz w:val="22"/>
          <w:szCs w:val="22"/>
        </w:rPr>
      </w:pPr>
      <w:bookmarkStart w:id="1191" w:name="_Toc39776641"/>
      <w:bookmarkStart w:id="1192" w:name="_Toc39776963"/>
      <w:bookmarkStart w:id="1193" w:name="_Toc39777284"/>
      <w:bookmarkStart w:id="1194" w:name="_Toc39777697"/>
      <w:bookmarkStart w:id="1195" w:name="_Toc39778138"/>
      <w:bookmarkStart w:id="1196" w:name="_Toc39778787"/>
      <w:bookmarkStart w:id="1197" w:name="_Toc39780126"/>
      <w:bookmarkStart w:id="1198" w:name="_Toc39780512"/>
      <w:bookmarkStart w:id="1199" w:name="_Toc39776642"/>
      <w:bookmarkStart w:id="1200" w:name="_Toc39776964"/>
      <w:bookmarkStart w:id="1201" w:name="_Toc39777285"/>
      <w:bookmarkStart w:id="1202" w:name="_Toc39777698"/>
      <w:bookmarkStart w:id="1203" w:name="_Toc39778139"/>
      <w:bookmarkStart w:id="1204" w:name="_Toc39778788"/>
      <w:bookmarkStart w:id="1205" w:name="_Toc39780127"/>
      <w:bookmarkStart w:id="1206" w:name="_Toc39780513"/>
      <w:bookmarkStart w:id="1207" w:name="_Toc39776643"/>
      <w:bookmarkStart w:id="1208" w:name="_Toc39776965"/>
      <w:bookmarkStart w:id="1209" w:name="_Toc39777286"/>
      <w:bookmarkStart w:id="1210" w:name="_Toc39777699"/>
      <w:bookmarkStart w:id="1211" w:name="_Toc39778140"/>
      <w:bookmarkStart w:id="1212" w:name="_Toc39778789"/>
      <w:bookmarkStart w:id="1213" w:name="_Toc39780128"/>
      <w:bookmarkStart w:id="1214" w:name="_Toc39780514"/>
      <w:bookmarkStart w:id="1215" w:name="_Toc39776644"/>
      <w:bookmarkStart w:id="1216" w:name="_Toc39776966"/>
      <w:bookmarkStart w:id="1217" w:name="_Toc39777287"/>
      <w:bookmarkStart w:id="1218" w:name="_Toc39777700"/>
      <w:bookmarkStart w:id="1219" w:name="_Toc39778141"/>
      <w:bookmarkStart w:id="1220" w:name="_Toc39778790"/>
      <w:bookmarkStart w:id="1221" w:name="_Toc39780129"/>
      <w:bookmarkStart w:id="1222" w:name="_Toc39780515"/>
      <w:bookmarkStart w:id="1223" w:name="_Toc39776645"/>
      <w:bookmarkStart w:id="1224" w:name="_Toc39776967"/>
      <w:bookmarkStart w:id="1225" w:name="_Toc39777288"/>
      <w:bookmarkStart w:id="1226" w:name="_Toc39777701"/>
      <w:bookmarkStart w:id="1227" w:name="_Toc39778142"/>
      <w:bookmarkStart w:id="1228" w:name="_Toc39778791"/>
      <w:bookmarkStart w:id="1229" w:name="_Toc39780130"/>
      <w:bookmarkStart w:id="1230" w:name="_Toc39780516"/>
      <w:bookmarkStart w:id="1231" w:name="_Toc39776646"/>
      <w:bookmarkStart w:id="1232" w:name="_Toc39776968"/>
      <w:bookmarkStart w:id="1233" w:name="_Toc39777289"/>
      <w:bookmarkStart w:id="1234" w:name="_Toc39777702"/>
      <w:bookmarkStart w:id="1235" w:name="_Toc39778143"/>
      <w:bookmarkStart w:id="1236" w:name="_Toc39778792"/>
      <w:bookmarkStart w:id="1237" w:name="_Toc39780131"/>
      <w:bookmarkStart w:id="1238" w:name="_Toc39780517"/>
      <w:bookmarkStart w:id="1239" w:name="_Toc39776647"/>
      <w:bookmarkStart w:id="1240" w:name="_Toc39776969"/>
      <w:bookmarkStart w:id="1241" w:name="_Toc39777290"/>
      <w:bookmarkStart w:id="1242" w:name="_Toc39777703"/>
      <w:bookmarkStart w:id="1243" w:name="_Toc39778144"/>
      <w:bookmarkStart w:id="1244" w:name="_Toc39778793"/>
      <w:bookmarkStart w:id="1245" w:name="_Toc39780132"/>
      <w:bookmarkStart w:id="1246" w:name="_Toc39780518"/>
      <w:bookmarkStart w:id="1247" w:name="_Toc39776648"/>
      <w:bookmarkStart w:id="1248" w:name="_Toc39776970"/>
      <w:bookmarkStart w:id="1249" w:name="_Toc39777291"/>
      <w:bookmarkStart w:id="1250" w:name="_Toc39777704"/>
      <w:bookmarkStart w:id="1251" w:name="_Toc39778145"/>
      <w:bookmarkStart w:id="1252" w:name="_Toc39778794"/>
      <w:bookmarkStart w:id="1253" w:name="_Toc39780133"/>
      <w:bookmarkStart w:id="1254" w:name="_Toc39780519"/>
      <w:bookmarkStart w:id="1255" w:name="_Toc39776649"/>
      <w:bookmarkStart w:id="1256" w:name="_Toc39776971"/>
      <w:bookmarkStart w:id="1257" w:name="_Toc39777292"/>
      <w:bookmarkStart w:id="1258" w:name="_Toc39777705"/>
      <w:bookmarkStart w:id="1259" w:name="_Toc39778146"/>
      <w:bookmarkStart w:id="1260" w:name="_Toc39778795"/>
      <w:bookmarkStart w:id="1261" w:name="_Toc39780134"/>
      <w:bookmarkStart w:id="1262" w:name="_Toc39780520"/>
      <w:bookmarkStart w:id="1263" w:name="_Toc39776650"/>
      <w:bookmarkStart w:id="1264" w:name="_Toc39776972"/>
      <w:bookmarkStart w:id="1265" w:name="_Toc39777293"/>
      <w:bookmarkStart w:id="1266" w:name="_Toc39777706"/>
      <w:bookmarkStart w:id="1267" w:name="_Toc39778147"/>
      <w:bookmarkStart w:id="1268" w:name="_Toc39778796"/>
      <w:bookmarkStart w:id="1269" w:name="_Toc39780135"/>
      <w:bookmarkStart w:id="1270" w:name="_Toc39780521"/>
      <w:bookmarkStart w:id="1271" w:name="_Toc39776651"/>
      <w:bookmarkStart w:id="1272" w:name="_Toc39776973"/>
      <w:bookmarkStart w:id="1273" w:name="_Toc39777294"/>
      <w:bookmarkStart w:id="1274" w:name="_Toc39777707"/>
      <w:bookmarkStart w:id="1275" w:name="_Toc39778148"/>
      <w:bookmarkStart w:id="1276" w:name="_Toc39778797"/>
      <w:bookmarkStart w:id="1277" w:name="_Toc39780136"/>
      <w:bookmarkStart w:id="1278" w:name="_Toc39780522"/>
      <w:bookmarkStart w:id="1279" w:name="_Toc39776652"/>
      <w:bookmarkStart w:id="1280" w:name="_Toc39776974"/>
      <w:bookmarkStart w:id="1281" w:name="_Toc39777295"/>
      <w:bookmarkStart w:id="1282" w:name="_Toc39777708"/>
      <w:bookmarkStart w:id="1283" w:name="_Toc39778149"/>
      <w:bookmarkStart w:id="1284" w:name="_Toc39778798"/>
      <w:bookmarkStart w:id="1285" w:name="_Toc39780137"/>
      <w:bookmarkStart w:id="1286" w:name="_Toc39780523"/>
      <w:bookmarkStart w:id="1287" w:name="_Toc39776653"/>
      <w:bookmarkStart w:id="1288" w:name="_Toc39776975"/>
      <w:bookmarkStart w:id="1289" w:name="_Toc39777296"/>
      <w:bookmarkStart w:id="1290" w:name="_Toc39777709"/>
      <w:bookmarkStart w:id="1291" w:name="_Toc39778150"/>
      <w:bookmarkStart w:id="1292" w:name="_Toc39778799"/>
      <w:bookmarkStart w:id="1293" w:name="_Toc39780138"/>
      <w:bookmarkStart w:id="1294" w:name="_Toc39780524"/>
      <w:bookmarkStart w:id="1295" w:name="_Toc39776681"/>
      <w:bookmarkStart w:id="1296" w:name="_Toc39777003"/>
      <w:bookmarkStart w:id="1297" w:name="_Toc39777324"/>
      <w:bookmarkStart w:id="1298" w:name="_Toc39777737"/>
      <w:bookmarkStart w:id="1299" w:name="_Toc39778178"/>
      <w:bookmarkStart w:id="1300" w:name="_Toc39778827"/>
      <w:bookmarkStart w:id="1301" w:name="_Toc39780166"/>
      <w:bookmarkStart w:id="1302" w:name="_Toc39780552"/>
      <w:bookmarkStart w:id="1303" w:name="_Toc39776682"/>
      <w:bookmarkStart w:id="1304" w:name="_Toc39777004"/>
      <w:bookmarkStart w:id="1305" w:name="_Toc39777325"/>
      <w:bookmarkStart w:id="1306" w:name="_Toc39777738"/>
      <w:bookmarkStart w:id="1307" w:name="_Toc39778179"/>
      <w:bookmarkStart w:id="1308" w:name="_Toc39778828"/>
      <w:bookmarkStart w:id="1309" w:name="_Toc39780167"/>
      <w:bookmarkStart w:id="1310" w:name="_Toc39780553"/>
      <w:bookmarkStart w:id="1311" w:name="_Toc39776683"/>
      <w:bookmarkStart w:id="1312" w:name="_Toc39777005"/>
      <w:bookmarkStart w:id="1313" w:name="_Toc39777326"/>
      <w:bookmarkStart w:id="1314" w:name="_Toc39777739"/>
      <w:bookmarkStart w:id="1315" w:name="_Toc39778180"/>
      <w:bookmarkStart w:id="1316" w:name="_Toc39778829"/>
      <w:bookmarkStart w:id="1317" w:name="_Toc39780168"/>
      <w:bookmarkStart w:id="1318" w:name="_Toc39780554"/>
      <w:bookmarkStart w:id="1319" w:name="_Toc39776702"/>
      <w:bookmarkStart w:id="1320" w:name="_Toc39777024"/>
      <w:bookmarkStart w:id="1321" w:name="_Toc39777345"/>
      <w:bookmarkStart w:id="1322" w:name="_Toc39777758"/>
      <w:bookmarkStart w:id="1323" w:name="_Toc39778199"/>
      <w:bookmarkStart w:id="1324" w:name="_Toc39778848"/>
      <w:bookmarkStart w:id="1325" w:name="_Toc39780187"/>
      <w:bookmarkStart w:id="1326" w:name="_Toc39780573"/>
      <w:bookmarkStart w:id="1327" w:name="_Toc39776703"/>
      <w:bookmarkStart w:id="1328" w:name="_Toc39777025"/>
      <w:bookmarkStart w:id="1329" w:name="_Toc39777346"/>
      <w:bookmarkStart w:id="1330" w:name="_Toc39777759"/>
      <w:bookmarkStart w:id="1331" w:name="_Toc39778200"/>
      <w:bookmarkStart w:id="1332" w:name="_Toc39778849"/>
      <w:bookmarkStart w:id="1333" w:name="_Toc39780188"/>
      <w:bookmarkStart w:id="1334" w:name="_Toc39780574"/>
      <w:bookmarkStart w:id="1335" w:name="_Toc39776704"/>
      <w:bookmarkStart w:id="1336" w:name="_Toc39777026"/>
      <w:bookmarkStart w:id="1337" w:name="_Toc39777347"/>
      <w:bookmarkStart w:id="1338" w:name="_Toc39777760"/>
      <w:bookmarkStart w:id="1339" w:name="_Toc39778201"/>
      <w:bookmarkStart w:id="1340" w:name="_Toc39778850"/>
      <w:bookmarkStart w:id="1341" w:name="_Toc39780189"/>
      <w:bookmarkStart w:id="1342" w:name="_Toc39780575"/>
      <w:bookmarkStart w:id="1343" w:name="_Toc39776705"/>
      <w:bookmarkStart w:id="1344" w:name="_Toc39777027"/>
      <w:bookmarkStart w:id="1345" w:name="_Toc39777348"/>
      <w:bookmarkStart w:id="1346" w:name="_Toc39777761"/>
      <w:bookmarkStart w:id="1347" w:name="_Toc39778202"/>
      <w:bookmarkStart w:id="1348" w:name="_Toc39778851"/>
      <w:bookmarkStart w:id="1349" w:name="_Toc39780190"/>
      <w:bookmarkStart w:id="1350" w:name="_Toc39780576"/>
      <w:bookmarkStart w:id="1351" w:name="_Toc39776706"/>
      <w:bookmarkStart w:id="1352" w:name="_Toc39777028"/>
      <w:bookmarkStart w:id="1353" w:name="_Toc39777349"/>
      <w:bookmarkStart w:id="1354" w:name="_Toc39777762"/>
      <w:bookmarkStart w:id="1355" w:name="_Toc39778203"/>
      <w:bookmarkStart w:id="1356" w:name="_Toc39778852"/>
      <w:bookmarkStart w:id="1357" w:name="_Toc39780191"/>
      <w:bookmarkStart w:id="1358" w:name="_Toc39780577"/>
      <w:bookmarkStart w:id="1359" w:name="_Toc39776707"/>
      <w:bookmarkStart w:id="1360" w:name="_Toc39777029"/>
      <w:bookmarkStart w:id="1361" w:name="_Toc39777350"/>
      <w:bookmarkStart w:id="1362" w:name="_Toc39777763"/>
      <w:bookmarkStart w:id="1363" w:name="_Toc39778204"/>
      <w:bookmarkStart w:id="1364" w:name="_Toc39778853"/>
      <w:bookmarkStart w:id="1365" w:name="_Toc39780192"/>
      <w:bookmarkStart w:id="1366" w:name="_Toc39780578"/>
      <w:bookmarkStart w:id="1367" w:name="_Toc39776708"/>
      <w:bookmarkStart w:id="1368" w:name="_Toc39777030"/>
      <w:bookmarkStart w:id="1369" w:name="_Toc39777351"/>
      <w:bookmarkStart w:id="1370" w:name="_Toc39777764"/>
      <w:bookmarkStart w:id="1371" w:name="_Toc39778205"/>
      <w:bookmarkStart w:id="1372" w:name="_Toc39778854"/>
      <w:bookmarkStart w:id="1373" w:name="_Toc39780193"/>
      <w:bookmarkStart w:id="1374" w:name="_Toc39780579"/>
      <w:bookmarkStart w:id="1375" w:name="_Toc39776709"/>
      <w:bookmarkStart w:id="1376" w:name="_Toc39777031"/>
      <w:bookmarkStart w:id="1377" w:name="_Toc39777352"/>
      <w:bookmarkStart w:id="1378" w:name="_Toc39777765"/>
      <w:bookmarkStart w:id="1379" w:name="_Toc39778206"/>
      <w:bookmarkStart w:id="1380" w:name="_Toc39778855"/>
      <w:bookmarkStart w:id="1381" w:name="_Toc39780194"/>
      <w:bookmarkStart w:id="1382" w:name="_Toc39780580"/>
      <w:bookmarkStart w:id="1383" w:name="_Toc39776710"/>
      <w:bookmarkStart w:id="1384" w:name="_Toc39777032"/>
      <w:bookmarkStart w:id="1385" w:name="_Toc39777353"/>
      <w:bookmarkStart w:id="1386" w:name="_Toc39777766"/>
      <w:bookmarkStart w:id="1387" w:name="_Toc39778207"/>
      <w:bookmarkStart w:id="1388" w:name="_Toc39778856"/>
      <w:bookmarkStart w:id="1389" w:name="_Toc39780195"/>
      <w:bookmarkStart w:id="1390" w:name="_Toc39780581"/>
      <w:bookmarkStart w:id="1391" w:name="_Toc38715846"/>
      <w:bookmarkStart w:id="1392" w:name="_Toc39776711"/>
      <w:bookmarkStart w:id="1393" w:name="_Toc39777033"/>
      <w:bookmarkStart w:id="1394" w:name="_Toc39777354"/>
      <w:bookmarkStart w:id="1395" w:name="_Toc39777767"/>
      <w:bookmarkStart w:id="1396" w:name="_Toc39778208"/>
      <w:bookmarkStart w:id="1397" w:name="_Toc39778857"/>
      <w:bookmarkStart w:id="1398" w:name="_Toc39780196"/>
      <w:bookmarkStart w:id="1399" w:name="_Toc39780582"/>
      <w:bookmarkStart w:id="1400" w:name="_Toc34668650"/>
      <w:bookmarkStart w:id="1401" w:name="_Toc45264835"/>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r w:rsidRPr="00204634">
        <w:rPr>
          <w:rFonts w:ascii="Arial" w:hAnsi="Arial" w:cs="Arial"/>
          <w:b/>
          <w:bCs/>
          <w:color w:val="000000" w:themeColor="text1"/>
          <w:sz w:val="22"/>
          <w:szCs w:val="22"/>
        </w:rPr>
        <w:t xml:space="preserve">Desarrollo del sprint 0. </w:t>
      </w:r>
      <w:r w:rsidR="00654981" w:rsidRPr="00204634">
        <w:rPr>
          <w:rFonts w:ascii="Arial" w:hAnsi="Arial" w:cs="Arial"/>
          <w:b/>
          <w:bCs/>
          <w:color w:val="000000" w:themeColor="text1"/>
          <w:sz w:val="22"/>
          <w:szCs w:val="22"/>
        </w:rPr>
        <w:t>Diseño de la base de datos</w:t>
      </w:r>
      <w:bookmarkEnd w:id="1400"/>
      <w:bookmarkEnd w:id="1401"/>
    </w:p>
    <w:p w14:paraId="0D6C9B06" w14:textId="53D578E8" w:rsidR="00654981" w:rsidRPr="00204634" w:rsidRDefault="00654981" w:rsidP="00204634">
      <w:pPr>
        <w:spacing w:line="360" w:lineRule="auto"/>
        <w:rPr>
          <w:rFonts w:ascii="Arial" w:hAnsi="Arial" w:cs="Arial"/>
          <w:b/>
          <w:bCs/>
          <w:color w:val="000000" w:themeColor="text1"/>
        </w:rPr>
      </w:pPr>
      <w:r w:rsidRPr="00204634">
        <w:rPr>
          <w:rFonts w:ascii="Arial" w:hAnsi="Arial" w:cs="Arial"/>
          <w:b/>
          <w:bCs/>
          <w:color w:val="000000" w:themeColor="text1"/>
        </w:rPr>
        <w:t>Planificación del sprint 0</w:t>
      </w:r>
    </w:p>
    <w:p w14:paraId="096145F1" w14:textId="1AD0B2EB" w:rsidR="002438CD" w:rsidRPr="00BE1DB2" w:rsidRDefault="002438CD"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En el desarrollo de este sprint se realizó el diseño de la base de datos del proyecto. Este sprint tuvo una duración de 7 días, trabajando de 1 a 2 horas diarias aproximadamente</w:t>
      </w:r>
    </w:p>
    <w:p w14:paraId="11EEB398" w14:textId="2FFC65C7" w:rsidR="00654981" w:rsidRPr="00BE1DB2" w:rsidRDefault="002438CD"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El objetivo de este sprint fue definir la </w:t>
      </w:r>
      <w:r w:rsidR="00DB315C" w:rsidRPr="00BE1DB2">
        <w:rPr>
          <w:rFonts w:ascii="Arial" w:hAnsi="Arial" w:cs="Arial"/>
          <w:color w:val="000000" w:themeColor="text1"/>
        </w:rPr>
        <w:t>base de datos</w:t>
      </w:r>
      <w:r w:rsidR="00176A8A">
        <w:rPr>
          <w:rFonts w:ascii="Arial" w:hAnsi="Arial" w:cs="Arial"/>
          <w:color w:val="000000" w:themeColor="text1"/>
        </w:rPr>
        <w:t>, ver figura 2</w:t>
      </w:r>
      <w:r w:rsidR="008378F4">
        <w:rPr>
          <w:rFonts w:ascii="Arial" w:hAnsi="Arial" w:cs="Arial"/>
          <w:color w:val="000000" w:themeColor="text1"/>
        </w:rPr>
        <w:t>4</w:t>
      </w:r>
      <w:r w:rsidR="00176A8A">
        <w:rPr>
          <w:rFonts w:ascii="Arial" w:hAnsi="Arial" w:cs="Arial"/>
          <w:color w:val="000000" w:themeColor="text1"/>
        </w:rPr>
        <w:t xml:space="preserve"> </w:t>
      </w:r>
      <w:r w:rsidR="008378F4" w:rsidRPr="008378F4">
        <w:rPr>
          <w:rFonts w:ascii="Arial" w:hAnsi="Arial" w:cs="Arial"/>
          <w:b/>
          <w:bCs/>
          <w:color w:val="000000" w:themeColor="text1"/>
        </w:rPr>
        <w:t>A</w:t>
      </w:r>
      <w:r w:rsidR="00176A8A">
        <w:rPr>
          <w:rFonts w:ascii="Arial" w:hAnsi="Arial" w:cs="Arial"/>
          <w:b/>
          <w:bCs/>
          <w:color w:val="000000" w:themeColor="text1"/>
        </w:rPr>
        <w:t>nexo H</w:t>
      </w:r>
      <w:r w:rsidRPr="00BE1DB2">
        <w:rPr>
          <w:rFonts w:ascii="Arial" w:hAnsi="Arial" w:cs="Arial"/>
          <w:color w:val="000000" w:themeColor="text1"/>
        </w:rPr>
        <w:t xml:space="preserve">, y alimentarlo de las imágenes y los sonidos para poder utilizarlos en los módulos creados en aprendizaje y en </w:t>
      </w:r>
      <w:r w:rsidR="001E340E" w:rsidRPr="00BE1DB2">
        <w:rPr>
          <w:rFonts w:ascii="Arial" w:hAnsi="Arial" w:cs="Arial"/>
          <w:color w:val="000000" w:themeColor="text1"/>
        </w:rPr>
        <w:t>práctica</w:t>
      </w:r>
      <w:r w:rsidR="00DB315C" w:rsidRPr="00BE1DB2">
        <w:rPr>
          <w:rFonts w:ascii="Arial" w:hAnsi="Arial" w:cs="Arial"/>
          <w:color w:val="000000" w:themeColor="text1"/>
        </w:rPr>
        <w:t xml:space="preserve"> tal y como se indica en la figura 7.</w:t>
      </w:r>
    </w:p>
    <w:p w14:paraId="78219D99" w14:textId="77777777" w:rsidR="005B1FAE" w:rsidRDefault="00654981" w:rsidP="00E73F36">
      <w:pPr>
        <w:keepNext/>
        <w:ind w:left="142"/>
        <w:jc w:val="center"/>
      </w:pPr>
      <w:r w:rsidRPr="0074091C">
        <w:rPr>
          <w:rFonts w:ascii="Arial" w:hAnsi="Arial" w:cs="Arial"/>
          <w:noProof/>
          <w:color w:val="000000" w:themeColor="text1"/>
        </w:rPr>
        <w:drawing>
          <wp:inline distT="0" distB="0" distL="0" distR="0" wp14:anchorId="26CDCC6D" wp14:editId="410ED943">
            <wp:extent cx="1698390" cy="32766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154"/>
                    <a:stretch/>
                  </pic:blipFill>
                  <pic:spPr bwMode="auto">
                    <a:xfrm>
                      <a:off x="0" y="0"/>
                      <a:ext cx="1740375" cy="3357599"/>
                    </a:xfrm>
                    <a:prstGeom prst="rect">
                      <a:avLst/>
                    </a:prstGeom>
                    <a:ln>
                      <a:noFill/>
                    </a:ln>
                    <a:extLst>
                      <a:ext uri="{53640926-AAD7-44D8-BBD7-CCE9431645EC}">
                        <a14:shadowObscured xmlns:a14="http://schemas.microsoft.com/office/drawing/2010/main"/>
                      </a:ext>
                    </a:extLst>
                  </pic:spPr>
                </pic:pic>
              </a:graphicData>
            </a:graphic>
          </wp:inline>
        </w:drawing>
      </w:r>
    </w:p>
    <w:p w14:paraId="07894F3B" w14:textId="2757BE3F" w:rsidR="0048014E" w:rsidRPr="005B1FAE" w:rsidRDefault="005B1FAE" w:rsidP="00E73F36">
      <w:pPr>
        <w:pStyle w:val="Descripcin"/>
        <w:ind w:left="142"/>
        <w:jc w:val="center"/>
        <w:rPr>
          <w:rFonts w:ascii="Arial" w:hAnsi="Arial" w:cs="Arial"/>
          <w:b/>
          <w:bCs/>
          <w:i w:val="0"/>
          <w:iCs w:val="0"/>
          <w:color w:val="000000" w:themeColor="text1"/>
          <w:sz w:val="20"/>
          <w:szCs w:val="20"/>
        </w:rPr>
      </w:pPr>
      <w:bookmarkStart w:id="1402" w:name="_Toc45264854"/>
      <w:r w:rsidRPr="005B1FAE">
        <w:rPr>
          <w:rFonts w:ascii="Arial" w:hAnsi="Arial" w:cs="Arial"/>
          <w:b/>
          <w:bCs/>
          <w:i w:val="0"/>
          <w:iCs w:val="0"/>
          <w:color w:val="000000" w:themeColor="text1"/>
          <w:sz w:val="20"/>
          <w:szCs w:val="20"/>
        </w:rPr>
        <w:t xml:space="preserve">Fig. </w:t>
      </w:r>
      <w:r w:rsidRPr="005B1FAE">
        <w:rPr>
          <w:rFonts w:ascii="Arial" w:hAnsi="Arial" w:cs="Arial"/>
          <w:b/>
          <w:bCs/>
          <w:i w:val="0"/>
          <w:iCs w:val="0"/>
          <w:color w:val="000000" w:themeColor="text1"/>
          <w:sz w:val="20"/>
          <w:szCs w:val="20"/>
        </w:rPr>
        <w:fldChar w:fldCharType="begin"/>
      </w:r>
      <w:r w:rsidRPr="005B1FAE">
        <w:rPr>
          <w:rFonts w:ascii="Arial" w:hAnsi="Arial" w:cs="Arial"/>
          <w:b/>
          <w:bCs/>
          <w:i w:val="0"/>
          <w:iCs w:val="0"/>
          <w:color w:val="000000" w:themeColor="text1"/>
          <w:sz w:val="20"/>
          <w:szCs w:val="20"/>
        </w:rPr>
        <w:instrText xml:space="preserve"> SEQ Fig. \* ARABIC </w:instrText>
      </w:r>
      <w:r w:rsidRPr="005B1FAE">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6</w:t>
      </w:r>
      <w:r w:rsidRPr="005B1FAE">
        <w:rPr>
          <w:rFonts w:ascii="Arial" w:hAnsi="Arial" w:cs="Arial"/>
          <w:b/>
          <w:bCs/>
          <w:i w:val="0"/>
          <w:iCs w:val="0"/>
          <w:color w:val="000000" w:themeColor="text1"/>
          <w:sz w:val="20"/>
          <w:szCs w:val="20"/>
        </w:rPr>
        <w:fldChar w:fldCharType="end"/>
      </w:r>
      <w:r w:rsidRPr="005B1FAE">
        <w:rPr>
          <w:rFonts w:ascii="Arial" w:hAnsi="Arial" w:cs="Arial"/>
          <w:b/>
          <w:bCs/>
          <w:i w:val="0"/>
          <w:iCs w:val="0"/>
          <w:color w:val="000000" w:themeColor="text1"/>
          <w:sz w:val="20"/>
          <w:szCs w:val="20"/>
        </w:rPr>
        <w:t xml:space="preserve">: </w:t>
      </w:r>
      <w:r w:rsidRPr="005B1FAE">
        <w:rPr>
          <w:rFonts w:ascii="Arial" w:hAnsi="Arial" w:cs="Arial"/>
          <w:i w:val="0"/>
          <w:iCs w:val="0"/>
          <w:color w:val="000000" w:themeColor="text1"/>
          <w:sz w:val="20"/>
          <w:szCs w:val="20"/>
        </w:rPr>
        <w:t>Diseño de base de datos</w:t>
      </w:r>
      <w:bookmarkEnd w:id="1402"/>
    </w:p>
    <w:p w14:paraId="13ED1A74" w14:textId="15496488" w:rsidR="00273CCB" w:rsidRPr="00BE1DB2" w:rsidRDefault="00273CCB" w:rsidP="00E73F36">
      <w:pPr>
        <w:spacing w:line="360" w:lineRule="auto"/>
        <w:ind w:left="142"/>
        <w:rPr>
          <w:rFonts w:ascii="Arial" w:hAnsi="Arial" w:cs="Arial"/>
          <w:b/>
          <w:bCs/>
          <w:color w:val="000000" w:themeColor="text1"/>
        </w:rPr>
      </w:pPr>
      <w:r w:rsidRPr="00BE1DB2">
        <w:rPr>
          <w:rFonts w:ascii="Arial" w:hAnsi="Arial" w:cs="Arial"/>
          <w:b/>
          <w:bCs/>
          <w:color w:val="000000" w:themeColor="text1"/>
        </w:rPr>
        <w:t xml:space="preserve">Estructura del proyecto en </w:t>
      </w:r>
      <w:r w:rsidR="005B1FAE">
        <w:rPr>
          <w:rFonts w:ascii="Arial" w:hAnsi="Arial" w:cs="Arial"/>
          <w:b/>
          <w:bCs/>
          <w:color w:val="000000" w:themeColor="text1"/>
        </w:rPr>
        <w:t>I</w:t>
      </w:r>
      <w:r w:rsidRPr="00BE1DB2">
        <w:rPr>
          <w:rFonts w:ascii="Arial" w:hAnsi="Arial" w:cs="Arial"/>
          <w:b/>
          <w:bCs/>
          <w:color w:val="000000" w:themeColor="text1"/>
        </w:rPr>
        <w:t>onic</w:t>
      </w:r>
    </w:p>
    <w:p w14:paraId="5D9688CC" w14:textId="6F74E8AC" w:rsidR="00E83857" w:rsidRPr="00103171" w:rsidRDefault="00273CCB" w:rsidP="00103171">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Estructura del proyecto en Ionic y estructura </w:t>
      </w:r>
      <w:r w:rsidR="00321195" w:rsidRPr="00BE1DB2">
        <w:rPr>
          <w:rFonts w:ascii="Arial" w:hAnsi="Arial" w:cs="Arial"/>
          <w:color w:val="000000" w:themeColor="text1"/>
        </w:rPr>
        <w:t>carpeta proyecto</w:t>
      </w:r>
      <w:r w:rsidRPr="00BE1DB2">
        <w:rPr>
          <w:rFonts w:ascii="Arial" w:hAnsi="Arial" w:cs="Arial"/>
          <w:color w:val="000000" w:themeColor="text1"/>
        </w:rPr>
        <w:t xml:space="preserve">, muestra el contenido de las carpetas del proyecto en ionic </w:t>
      </w:r>
      <w:r w:rsidR="00321195" w:rsidRPr="00BE1DB2">
        <w:rPr>
          <w:rFonts w:ascii="Arial" w:hAnsi="Arial" w:cs="Arial"/>
          <w:color w:val="000000" w:themeColor="text1"/>
        </w:rPr>
        <w:t xml:space="preserve">las cuales </w:t>
      </w:r>
      <w:r w:rsidRPr="00BE1DB2">
        <w:rPr>
          <w:rFonts w:ascii="Arial" w:hAnsi="Arial" w:cs="Arial"/>
          <w:color w:val="000000" w:themeColor="text1"/>
        </w:rPr>
        <w:t xml:space="preserve">permitieron la creación </w:t>
      </w:r>
      <w:r w:rsidR="00321195" w:rsidRPr="00BE1DB2">
        <w:rPr>
          <w:rFonts w:ascii="Arial" w:hAnsi="Arial" w:cs="Arial"/>
          <w:color w:val="000000" w:themeColor="text1"/>
        </w:rPr>
        <w:t xml:space="preserve">de </w:t>
      </w:r>
      <w:r w:rsidRPr="00BE1DB2">
        <w:rPr>
          <w:rFonts w:ascii="Arial" w:hAnsi="Arial" w:cs="Arial"/>
          <w:color w:val="000000" w:themeColor="text1"/>
        </w:rPr>
        <w:t xml:space="preserve">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En la carpeta src, </w:t>
      </w:r>
      <w:r w:rsidR="00321195" w:rsidRPr="00BE1DB2">
        <w:rPr>
          <w:rFonts w:ascii="Arial" w:hAnsi="Arial" w:cs="Arial"/>
          <w:color w:val="000000" w:themeColor="text1"/>
        </w:rPr>
        <w:t>tenemos el contenido de la</w:t>
      </w:r>
      <w:r w:rsidRPr="00BE1DB2">
        <w:rPr>
          <w:rFonts w:ascii="Arial" w:hAnsi="Arial" w:cs="Arial"/>
          <w:color w:val="000000" w:themeColor="text1"/>
        </w:rPr>
        <w:t xml:space="preserve"> funcionalidad de 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como son: las </w:t>
      </w:r>
      <w:r w:rsidR="00321195" w:rsidRPr="00BE1DB2">
        <w:rPr>
          <w:rFonts w:ascii="Arial" w:hAnsi="Arial" w:cs="Arial"/>
          <w:color w:val="000000" w:themeColor="text1"/>
        </w:rPr>
        <w:t>páginas</w:t>
      </w:r>
      <w:r w:rsidRPr="00BE1DB2">
        <w:rPr>
          <w:rFonts w:ascii="Arial" w:hAnsi="Arial" w:cs="Arial"/>
          <w:color w:val="000000" w:themeColor="text1"/>
        </w:rPr>
        <w:t xml:space="preserve">, diseño e imágenes, programación y los </w:t>
      </w:r>
      <w:r w:rsidR="00321195" w:rsidRPr="00BE1DB2">
        <w:rPr>
          <w:rFonts w:ascii="Arial" w:hAnsi="Arial" w:cs="Arial"/>
          <w:color w:val="000000" w:themeColor="text1"/>
        </w:rPr>
        <w:t>servicios externos</w:t>
      </w:r>
      <w:r w:rsidRPr="00BE1DB2">
        <w:rPr>
          <w:rFonts w:ascii="Arial" w:hAnsi="Arial" w:cs="Arial"/>
          <w:color w:val="000000" w:themeColor="text1"/>
        </w:rPr>
        <w:t xml:space="preserve"> que se utilizaron</w:t>
      </w:r>
      <w:r w:rsidR="00176A8A">
        <w:rPr>
          <w:rFonts w:ascii="Arial" w:hAnsi="Arial" w:cs="Arial"/>
          <w:color w:val="000000" w:themeColor="text1"/>
        </w:rPr>
        <w:t>, tal como se detalla en</w:t>
      </w:r>
      <w:r w:rsidR="00176A8A" w:rsidRPr="00BE1DB2">
        <w:rPr>
          <w:rFonts w:ascii="Arial" w:hAnsi="Arial" w:cs="Arial"/>
          <w:color w:val="000000" w:themeColor="text1"/>
        </w:rPr>
        <w:t xml:space="preserve"> la figura </w:t>
      </w:r>
      <w:r w:rsidR="00176A8A">
        <w:rPr>
          <w:rFonts w:ascii="Arial" w:hAnsi="Arial" w:cs="Arial"/>
          <w:color w:val="000000" w:themeColor="text1"/>
        </w:rPr>
        <w:t>2</w:t>
      </w:r>
      <w:r w:rsidR="008378F4">
        <w:rPr>
          <w:rFonts w:ascii="Arial" w:hAnsi="Arial" w:cs="Arial"/>
          <w:color w:val="000000" w:themeColor="text1"/>
        </w:rPr>
        <w:t>5</w:t>
      </w:r>
      <w:r w:rsidR="00176A8A">
        <w:rPr>
          <w:rFonts w:ascii="Arial" w:hAnsi="Arial" w:cs="Arial"/>
          <w:color w:val="000000" w:themeColor="text1"/>
        </w:rPr>
        <w:t xml:space="preserve"> </w:t>
      </w:r>
      <w:r w:rsidR="008378F4">
        <w:rPr>
          <w:rFonts w:ascii="Arial" w:hAnsi="Arial" w:cs="Arial"/>
          <w:b/>
          <w:bCs/>
          <w:color w:val="000000" w:themeColor="text1"/>
        </w:rPr>
        <w:t>A</w:t>
      </w:r>
      <w:r w:rsidR="00176A8A" w:rsidRPr="00176A8A">
        <w:rPr>
          <w:rFonts w:ascii="Arial" w:hAnsi="Arial" w:cs="Arial"/>
          <w:b/>
          <w:bCs/>
          <w:color w:val="000000" w:themeColor="text1"/>
        </w:rPr>
        <w:t>nexo H</w:t>
      </w:r>
      <w:r w:rsidR="005B1FAE">
        <w:rPr>
          <w:rFonts w:ascii="Arial" w:hAnsi="Arial" w:cs="Arial"/>
          <w:b/>
          <w:bCs/>
          <w:color w:val="000000" w:themeColor="text1"/>
        </w:rPr>
        <w:t>.</w:t>
      </w:r>
    </w:p>
    <w:p w14:paraId="36C5C3CE" w14:textId="0D786377" w:rsidR="00103171" w:rsidRPr="00103171" w:rsidRDefault="00103171" w:rsidP="00103171">
      <w:pPr>
        <w:pStyle w:val="Descripcin"/>
        <w:keepNext/>
        <w:jc w:val="center"/>
        <w:rPr>
          <w:rFonts w:ascii="Arial" w:hAnsi="Arial" w:cs="Arial"/>
          <w:i w:val="0"/>
          <w:iCs w:val="0"/>
          <w:color w:val="000000" w:themeColor="text1"/>
          <w:sz w:val="20"/>
          <w:szCs w:val="20"/>
        </w:rPr>
      </w:pPr>
      <w:bookmarkStart w:id="1403" w:name="_Toc45264875"/>
      <w:r w:rsidRPr="00103171">
        <w:rPr>
          <w:rFonts w:ascii="Arial" w:hAnsi="Arial" w:cs="Arial"/>
          <w:b/>
          <w:bCs/>
          <w:i w:val="0"/>
          <w:iCs w:val="0"/>
          <w:color w:val="000000" w:themeColor="text1"/>
          <w:sz w:val="20"/>
          <w:szCs w:val="20"/>
        </w:rPr>
        <w:lastRenderedPageBreak/>
        <w:t xml:space="preserve">Tabla </w:t>
      </w:r>
      <w:r w:rsidRPr="00103171">
        <w:rPr>
          <w:rFonts w:ascii="Arial" w:hAnsi="Arial" w:cs="Arial"/>
          <w:b/>
          <w:bCs/>
          <w:i w:val="0"/>
          <w:iCs w:val="0"/>
          <w:color w:val="000000" w:themeColor="text1"/>
          <w:sz w:val="20"/>
          <w:szCs w:val="20"/>
        </w:rPr>
        <w:fldChar w:fldCharType="begin"/>
      </w:r>
      <w:r w:rsidRPr="00103171">
        <w:rPr>
          <w:rFonts w:ascii="Arial" w:hAnsi="Arial" w:cs="Arial"/>
          <w:b/>
          <w:bCs/>
          <w:i w:val="0"/>
          <w:iCs w:val="0"/>
          <w:color w:val="000000" w:themeColor="text1"/>
          <w:sz w:val="20"/>
          <w:szCs w:val="20"/>
        </w:rPr>
        <w:instrText xml:space="preserve"> SEQ Tabla \* ROMAN </w:instrText>
      </w:r>
      <w:r w:rsidRPr="00103171">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VII</w:t>
      </w:r>
      <w:r w:rsidRPr="00103171">
        <w:rPr>
          <w:rFonts w:ascii="Arial" w:hAnsi="Arial" w:cs="Arial"/>
          <w:b/>
          <w:bCs/>
          <w:i w:val="0"/>
          <w:iCs w:val="0"/>
          <w:color w:val="000000" w:themeColor="text1"/>
          <w:sz w:val="20"/>
          <w:szCs w:val="20"/>
        </w:rPr>
        <w:fldChar w:fldCharType="end"/>
      </w:r>
      <w:r w:rsidRPr="00103171">
        <w:rPr>
          <w:rFonts w:ascii="Arial" w:hAnsi="Arial" w:cs="Arial"/>
          <w:b/>
          <w:bCs/>
          <w:i w:val="0"/>
          <w:iCs w:val="0"/>
          <w:color w:val="000000" w:themeColor="text1"/>
          <w:sz w:val="20"/>
          <w:szCs w:val="20"/>
        </w:rPr>
        <w:t xml:space="preserve">: </w:t>
      </w:r>
      <w:r w:rsidRPr="00103171">
        <w:rPr>
          <w:rFonts w:ascii="Arial" w:hAnsi="Arial" w:cs="Arial"/>
          <w:i w:val="0"/>
          <w:iCs w:val="0"/>
          <w:color w:val="000000" w:themeColor="text1"/>
          <w:sz w:val="20"/>
          <w:szCs w:val="20"/>
        </w:rPr>
        <w:t>Historias de usuario sprint 0</w:t>
      </w:r>
      <w:bookmarkEnd w:id="1403"/>
    </w:p>
    <w:tbl>
      <w:tblPr>
        <w:tblStyle w:val="Tablaconcuadrcula"/>
        <w:tblW w:w="8500" w:type="dxa"/>
        <w:tblLook w:val="04A0" w:firstRow="1" w:lastRow="0" w:firstColumn="1" w:lastColumn="0" w:noHBand="0" w:noVBand="1"/>
      </w:tblPr>
      <w:tblGrid>
        <w:gridCol w:w="799"/>
        <w:gridCol w:w="1716"/>
        <w:gridCol w:w="2300"/>
        <w:gridCol w:w="2458"/>
        <w:gridCol w:w="1227"/>
      </w:tblGrid>
      <w:tr w:rsidR="00B8351F" w:rsidRPr="00BE1DB2" w14:paraId="722E43AC" w14:textId="77777777" w:rsidTr="00EB02DD">
        <w:trPr>
          <w:trHeight w:val="856"/>
        </w:trPr>
        <w:tc>
          <w:tcPr>
            <w:tcW w:w="799" w:type="dxa"/>
          </w:tcPr>
          <w:p w14:paraId="16F4B4B1"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
          <w:p w14:paraId="44C4A019"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2300" w:type="dxa"/>
          </w:tcPr>
          <w:p w14:paraId="463EC8F5" w14:textId="6185E404"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7E5CC9">
              <w:rPr>
                <w:rFonts w:ascii="Arial" w:hAnsi="Arial" w:cs="Arial"/>
                <w:color w:val="000000" w:themeColor="text1"/>
              </w:rPr>
              <w:t>HU</w:t>
            </w:r>
          </w:p>
        </w:tc>
        <w:tc>
          <w:tcPr>
            <w:tcW w:w="2458" w:type="dxa"/>
          </w:tcPr>
          <w:p w14:paraId="71B02BBA"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
          <w:p w14:paraId="0E8A7EC7" w14:textId="4BD2F412" w:rsidR="00026EFB" w:rsidRPr="00BE1DB2" w:rsidRDefault="00026EFB" w:rsidP="00E73F36">
            <w:pPr>
              <w:spacing w:line="360" w:lineRule="auto"/>
              <w:ind w:left="142"/>
              <w:jc w:val="center"/>
              <w:rPr>
                <w:rFonts w:ascii="Arial" w:hAnsi="Arial" w:cs="Arial"/>
                <w:b/>
                <w:color w:val="000000" w:themeColor="text1"/>
              </w:rPr>
            </w:pPr>
            <w:r w:rsidRPr="007E5CC9">
              <w:rPr>
                <w:rFonts w:ascii="Arial" w:hAnsi="Arial" w:cs="Arial"/>
                <w:color w:val="000000" w:themeColor="text1"/>
                <w:szCs w:val="24"/>
              </w:rPr>
              <w:t>Esfuerzo en horas</w:t>
            </w:r>
          </w:p>
        </w:tc>
      </w:tr>
      <w:tr w:rsidR="00B8351F" w:rsidRPr="00BE1DB2" w14:paraId="6D0E6CBE" w14:textId="77777777" w:rsidTr="00EB02DD">
        <w:trPr>
          <w:trHeight w:val="693"/>
        </w:trPr>
        <w:tc>
          <w:tcPr>
            <w:tcW w:w="799" w:type="dxa"/>
          </w:tcPr>
          <w:p w14:paraId="73E72434" w14:textId="6A30A8E0"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HU1</w:t>
            </w:r>
          </w:p>
        </w:tc>
        <w:tc>
          <w:tcPr>
            <w:tcW w:w="1716" w:type="dxa"/>
          </w:tcPr>
          <w:p w14:paraId="0564CF83"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Administrador</w:t>
            </w:r>
          </w:p>
        </w:tc>
        <w:tc>
          <w:tcPr>
            <w:tcW w:w="2300" w:type="dxa"/>
          </w:tcPr>
          <w:p w14:paraId="0779885E" w14:textId="4D71B3C1"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 xml:space="preserve">Necesito crear una </w:t>
            </w:r>
            <w:r w:rsidR="00D6370B">
              <w:rPr>
                <w:rFonts w:ascii="Arial" w:hAnsi="Arial" w:cs="Arial"/>
                <w:color w:val="000000" w:themeColor="text1"/>
              </w:rPr>
              <w:t>base de datos</w:t>
            </w:r>
          </w:p>
        </w:tc>
        <w:tc>
          <w:tcPr>
            <w:tcW w:w="2458" w:type="dxa"/>
          </w:tcPr>
          <w:p w14:paraId="5C714554" w14:textId="450EAFEF"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Crear una base de datos en firebase</w:t>
            </w:r>
          </w:p>
        </w:tc>
        <w:tc>
          <w:tcPr>
            <w:tcW w:w="1227" w:type="dxa"/>
          </w:tcPr>
          <w:p w14:paraId="007D96CA" w14:textId="74E30725" w:rsidR="00026EFB" w:rsidRPr="0074091C" w:rsidRDefault="001045A6" w:rsidP="00E73F36">
            <w:pPr>
              <w:spacing w:line="360" w:lineRule="auto"/>
              <w:ind w:left="142"/>
              <w:jc w:val="center"/>
              <w:rPr>
                <w:rFonts w:ascii="Arial" w:hAnsi="Arial" w:cs="Arial"/>
                <w:bCs/>
                <w:color w:val="000000" w:themeColor="text1"/>
                <w:sz w:val="20"/>
              </w:rPr>
            </w:pPr>
            <w:r w:rsidRPr="0074091C">
              <w:rPr>
                <w:rFonts w:ascii="Arial" w:hAnsi="Arial" w:cs="Arial"/>
                <w:bCs/>
                <w:color w:val="000000" w:themeColor="text1"/>
                <w:szCs w:val="24"/>
              </w:rPr>
              <w:t>8</w:t>
            </w:r>
          </w:p>
        </w:tc>
      </w:tr>
      <w:tr w:rsidR="00B8351F" w:rsidRPr="00BE1DB2" w14:paraId="2D742355" w14:textId="77777777" w:rsidTr="00EB02DD">
        <w:trPr>
          <w:trHeight w:val="632"/>
        </w:trPr>
        <w:tc>
          <w:tcPr>
            <w:tcW w:w="799" w:type="dxa"/>
          </w:tcPr>
          <w:p w14:paraId="5D6E990D" w14:textId="065A10C4"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HU2</w:t>
            </w:r>
          </w:p>
        </w:tc>
        <w:tc>
          <w:tcPr>
            <w:tcW w:w="1716" w:type="dxa"/>
          </w:tcPr>
          <w:p w14:paraId="76F27FFB" w14:textId="77777777"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300" w:type="dxa"/>
          </w:tcPr>
          <w:p w14:paraId="5024AE7A" w14:textId="77E62B5F"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ver datos en la </w:t>
            </w:r>
            <w:r w:rsidR="00D6370B">
              <w:rPr>
                <w:rFonts w:ascii="Arial" w:hAnsi="Arial" w:cs="Arial"/>
                <w:color w:val="000000" w:themeColor="text1"/>
              </w:rPr>
              <w:t>base de datos</w:t>
            </w:r>
          </w:p>
        </w:tc>
        <w:tc>
          <w:tcPr>
            <w:tcW w:w="2458" w:type="dxa"/>
          </w:tcPr>
          <w:p w14:paraId="2A46668C" w14:textId="247D37E3"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realiza la implementación de la </w:t>
            </w:r>
            <w:r w:rsidR="00D6370B">
              <w:rPr>
                <w:rFonts w:ascii="Arial" w:hAnsi="Arial" w:cs="Arial"/>
                <w:color w:val="000000" w:themeColor="text1"/>
              </w:rPr>
              <w:t>base de datos</w:t>
            </w:r>
          </w:p>
        </w:tc>
        <w:tc>
          <w:tcPr>
            <w:tcW w:w="1227" w:type="dxa"/>
          </w:tcPr>
          <w:p w14:paraId="69D8D5BC" w14:textId="48BF5A00" w:rsidR="00026EFB" w:rsidRPr="00BE1DB2" w:rsidRDefault="001045A6"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6</w:t>
            </w:r>
          </w:p>
          <w:p w14:paraId="3E8C7513" w14:textId="77777777" w:rsidR="00026EFB" w:rsidRPr="00BE1DB2" w:rsidRDefault="00026EFB" w:rsidP="00E73F36">
            <w:pPr>
              <w:spacing w:line="360" w:lineRule="auto"/>
              <w:ind w:left="142"/>
              <w:jc w:val="center"/>
              <w:rPr>
                <w:rFonts w:ascii="Arial" w:hAnsi="Arial" w:cs="Arial"/>
                <w:color w:val="000000" w:themeColor="text1"/>
              </w:rPr>
            </w:pPr>
          </w:p>
        </w:tc>
      </w:tr>
      <w:tr w:rsidR="00B8351F" w:rsidRPr="00BE1DB2" w14:paraId="32A2157B" w14:textId="77777777" w:rsidTr="00EB02DD">
        <w:trPr>
          <w:trHeight w:val="351"/>
        </w:trPr>
        <w:tc>
          <w:tcPr>
            <w:tcW w:w="799" w:type="dxa"/>
          </w:tcPr>
          <w:p w14:paraId="073D88C7" w14:textId="0F1ECBDB" w:rsidR="00E83857" w:rsidRPr="00BE1DB2" w:rsidRDefault="00E83857" w:rsidP="00E73F36">
            <w:pPr>
              <w:spacing w:line="360" w:lineRule="auto"/>
              <w:ind w:left="142"/>
              <w:jc w:val="both"/>
              <w:rPr>
                <w:rFonts w:ascii="Arial" w:hAnsi="Arial" w:cs="Arial"/>
                <w:color w:val="000000" w:themeColor="text1"/>
              </w:rPr>
            </w:pPr>
          </w:p>
        </w:tc>
        <w:tc>
          <w:tcPr>
            <w:tcW w:w="1716" w:type="dxa"/>
          </w:tcPr>
          <w:p w14:paraId="5EB4F4A9" w14:textId="77777777" w:rsidR="00E83857" w:rsidRPr="00BE1DB2" w:rsidRDefault="00E83857" w:rsidP="00E73F36">
            <w:pPr>
              <w:spacing w:line="360" w:lineRule="auto"/>
              <w:ind w:left="142"/>
              <w:jc w:val="both"/>
              <w:rPr>
                <w:rFonts w:ascii="Arial" w:hAnsi="Arial" w:cs="Arial"/>
                <w:color w:val="000000" w:themeColor="text1"/>
              </w:rPr>
            </w:pPr>
          </w:p>
        </w:tc>
        <w:tc>
          <w:tcPr>
            <w:tcW w:w="2300" w:type="dxa"/>
          </w:tcPr>
          <w:p w14:paraId="5F1AE457" w14:textId="77777777" w:rsidR="00E83857" w:rsidRPr="00BE1DB2" w:rsidRDefault="00E83857" w:rsidP="00E73F36">
            <w:pPr>
              <w:spacing w:line="360" w:lineRule="auto"/>
              <w:ind w:left="142"/>
              <w:jc w:val="both"/>
              <w:rPr>
                <w:rFonts w:ascii="Arial" w:hAnsi="Arial" w:cs="Arial"/>
                <w:color w:val="000000" w:themeColor="text1"/>
              </w:rPr>
            </w:pPr>
          </w:p>
        </w:tc>
        <w:tc>
          <w:tcPr>
            <w:tcW w:w="2458" w:type="dxa"/>
          </w:tcPr>
          <w:p w14:paraId="25B6BB7E" w14:textId="42B38A09" w:rsidR="00E83857" w:rsidRPr="00D91A16" w:rsidRDefault="00E83857" w:rsidP="00E73F36">
            <w:pPr>
              <w:spacing w:line="360" w:lineRule="auto"/>
              <w:ind w:left="142"/>
              <w:jc w:val="center"/>
              <w:rPr>
                <w:rFonts w:ascii="Arial" w:hAnsi="Arial" w:cs="Arial"/>
                <w:b/>
                <w:bCs/>
                <w:color w:val="000000" w:themeColor="text1"/>
              </w:rPr>
            </w:pPr>
            <w:r w:rsidRPr="00BE1DB2">
              <w:rPr>
                <w:rFonts w:ascii="Arial" w:hAnsi="Arial" w:cs="Arial"/>
                <w:b/>
                <w:bCs/>
                <w:color w:val="000000" w:themeColor="text1"/>
              </w:rPr>
              <w:t>Total</w:t>
            </w:r>
          </w:p>
        </w:tc>
        <w:tc>
          <w:tcPr>
            <w:tcW w:w="1227" w:type="dxa"/>
          </w:tcPr>
          <w:p w14:paraId="6E439B1A" w14:textId="6CCA4329" w:rsidR="00E83857" w:rsidRPr="00BE1DB2" w:rsidRDefault="00E83857"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14</w:t>
            </w:r>
          </w:p>
        </w:tc>
      </w:tr>
    </w:tbl>
    <w:p w14:paraId="5587672D" w14:textId="4D6E48D2" w:rsidR="00F35CB9" w:rsidRPr="00EB02DD" w:rsidRDefault="00654981" w:rsidP="00E73F36">
      <w:pPr>
        <w:pStyle w:val="Ttulo3"/>
        <w:numPr>
          <w:ilvl w:val="2"/>
          <w:numId w:val="2"/>
        </w:numPr>
        <w:spacing w:line="360" w:lineRule="auto"/>
        <w:ind w:left="142"/>
        <w:rPr>
          <w:rFonts w:ascii="Arial" w:hAnsi="Arial" w:cs="Arial"/>
          <w:b/>
          <w:bCs/>
          <w:color w:val="000000" w:themeColor="text1"/>
        </w:rPr>
      </w:pPr>
      <w:bookmarkStart w:id="1404" w:name="_Toc34668651"/>
      <w:bookmarkStart w:id="1405" w:name="_Toc45264836"/>
      <w:r w:rsidRPr="00EB02DD">
        <w:rPr>
          <w:rFonts w:ascii="Arial" w:hAnsi="Arial" w:cs="Arial"/>
          <w:b/>
          <w:bCs/>
          <w:color w:val="000000" w:themeColor="text1"/>
        </w:rPr>
        <w:t xml:space="preserve">Desarrollo del sprint 1. </w:t>
      </w:r>
      <w:r w:rsidR="00F35CB9" w:rsidRPr="00EB02DD">
        <w:rPr>
          <w:rFonts w:ascii="Arial" w:hAnsi="Arial" w:cs="Arial"/>
          <w:b/>
          <w:bCs/>
          <w:color w:val="000000" w:themeColor="text1"/>
        </w:rPr>
        <w:t>Diseño y construcción de la arquitectura del proyecto.</w:t>
      </w:r>
      <w:bookmarkEnd w:id="1404"/>
      <w:bookmarkEnd w:id="1405"/>
    </w:p>
    <w:p w14:paraId="468E07FB" w14:textId="212F4BB1" w:rsidR="00F35CB9" w:rsidRPr="00EB02DD" w:rsidRDefault="00F35CB9" w:rsidP="00E73F36">
      <w:pPr>
        <w:spacing w:line="360" w:lineRule="auto"/>
        <w:ind w:left="142"/>
        <w:rPr>
          <w:rFonts w:ascii="Arial" w:hAnsi="Arial" w:cs="Arial"/>
          <w:b/>
          <w:bCs/>
          <w:color w:val="000000" w:themeColor="text1"/>
        </w:rPr>
      </w:pPr>
      <w:r w:rsidRPr="00EB02DD">
        <w:rPr>
          <w:rFonts w:ascii="Arial" w:hAnsi="Arial" w:cs="Arial"/>
          <w:b/>
          <w:bCs/>
          <w:color w:val="000000" w:themeColor="text1"/>
        </w:rPr>
        <w:t xml:space="preserve">Planificación del sprint </w:t>
      </w:r>
      <w:r w:rsidR="00654981" w:rsidRPr="00EB02DD">
        <w:rPr>
          <w:rFonts w:ascii="Arial" w:hAnsi="Arial" w:cs="Arial"/>
          <w:b/>
          <w:bCs/>
          <w:color w:val="000000" w:themeColor="text1"/>
        </w:rPr>
        <w:t>1</w:t>
      </w:r>
    </w:p>
    <w:p w14:paraId="51D511D5" w14:textId="27BCE146" w:rsidR="00F35CB9" w:rsidRPr="00BE1DB2" w:rsidRDefault="00F35CB9"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En el desarrollo de este sprint se realizó la construcción de la arquitectura del proyecto definiendo la historia de usuario </w:t>
      </w:r>
      <w:r w:rsidR="00026EFB" w:rsidRPr="00BE1DB2">
        <w:rPr>
          <w:rFonts w:ascii="Arial" w:hAnsi="Arial" w:cs="Arial"/>
          <w:color w:val="000000" w:themeColor="text1"/>
        </w:rPr>
        <w:t>3</w:t>
      </w:r>
      <w:r w:rsidRPr="00BE1DB2">
        <w:rPr>
          <w:rFonts w:ascii="Arial" w:hAnsi="Arial" w:cs="Arial"/>
          <w:color w:val="000000" w:themeColor="text1"/>
        </w:rPr>
        <w:t xml:space="preserve">.  Este sprint tuvo una duración de </w:t>
      </w:r>
      <w:r w:rsidR="00297589" w:rsidRPr="00BE1DB2">
        <w:rPr>
          <w:rFonts w:ascii="Arial" w:hAnsi="Arial" w:cs="Arial"/>
          <w:color w:val="000000" w:themeColor="text1"/>
        </w:rPr>
        <w:t>8</w:t>
      </w:r>
      <w:r w:rsidRPr="00BE1DB2">
        <w:rPr>
          <w:rFonts w:ascii="Arial" w:hAnsi="Arial" w:cs="Arial"/>
          <w:color w:val="000000" w:themeColor="text1"/>
        </w:rPr>
        <w:t xml:space="preserve"> días, trabajando 2 a 3 horas diarias aproximadamente.</w:t>
      </w:r>
    </w:p>
    <w:p w14:paraId="7619F690" w14:textId="50BFA156" w:rsidR="00F35CB9" w:rsidRPr="00BE1DB2" w:rsidRDefault="00F35CB9"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El objeti</w:t>
      </w:r>
      <w:r w:rsidR="005B1FAE">
        <w:rPr>
          <w:rFonts w:ascii="Arial" w:hAnsi="Arial" w:cs="Arial"/>
          <w:color w:val="000000" w:themeColor="text1"/>
        </w:rPr>
        <w:t>v</w:t>
      </w:r>
      <w:r w:rsidRPr="00BE1DB2">
        <w:rPr>
          <w:rFonts w:ascii="Arial" w:hAnsi="Arial" w:cs="Arial"/>
          <w:color w:val="000000" w:themeColor="text1"/>
        </w:rPr>
        <w:t>o de este sprint fue definir la arquitectura de proyecto y el modelo de navegación. Se comenzó diseñando la arquitectura del proyecto y navegabilidad que va a tener el aplicativo.</w:t>
      </w:r>
    </w:p>
    <w:p w14:paraId="5D14D883" w14:textId="4C4F4FBC" w:rsidR="00F35CB9" w:rsidRPr="00EB02DD" w:rsidRDefault="00F35CB9" w:rsidP="00E73F36">
      <w:pPr>
        <w:spacing w:line="360" w:lineRule="auto"/>
        <w:ind w:left="142"/>
        <w:rPr>
          <w:rFonts w:ascii="Arial" w:hAnsi="Arial" w:cs="Arial"/>
          <w:b/>
          <w:color w:val="000000" w:themeColor="text1"/>
        </w:rPr>
      </w:pPr>
      <w:r w:rsidRPr="00EB02DD">
        <w:rPr>
          <w:rFonts w:ascii="Arial" w:hAnsi="Arial" w:cs="Arial"/>
          <w:b/>
          <w:color w:val="000000" w:themeColor="text1"/>
        </w:rPr>
        <w:t>Diseño y navegación</w:t>
      </w:r>
    </w:p>
    <w:p w14:paraId="3D57DE1B" w14:textId="374C6696" w:rsidR="00823486" w:rsidRPr="00EB02DD" w:rsidRDefault="00823486" w:rsidP="00E73F36">
      <w:pPr>
        <w:ind w:left="142"/>
        <w:rPr>
          <w:rFonts w:ascii="Arial" w:hAnsi="Arial" w:cs="Arial"/>
          <w:b/>
          <w:lang w:val="es-ES"/>
        </w:rPr>
      </w:pPr>
      <w:r w:rsidRPr="00EB02DD">
        <w:rPr>
          <w:rFonts w:ascii="Arial" w:hAnsi="Arial" w:cs="Arial"/>
          <w:b/>
          <w:lang w:val="es-ES"/>
        </w:rPr>
        <w:t xml:space="preserve">Elaboración de inicio de sesión en </w:t>
      </w:r>
      <w:r w:rsidR="005B1FAE" w:rsidRPr="00EB02DD">
        <w:rPr>
          <w:rFonts w:ascii="Arial" w:hAnsi="Arial" w:cs="Arial"/>
          <w:b/>
          <w:lang w:val="es-ES"/>
        </w:rPr>
        <w:t>la</w:t>
      </w:r>
      <w:r w:rsidRPr="00EB02DD">
        <w:rPr>
          <w:rFonts w:ascii="Arial" w:hAnsi="Arial" w:cs="Arial"/>
          <w:b/>
          <w:lang w:val="es-ES"/>
        </w:rPr>
        <w:t xml:space="preserve"> </w:t>
      </w:r>
      <w:r w:rsidR="00D6370B" w:rsidRPr="00EB02DD">
        <w:rPr>
          <w:rFonts w:ascii="Arial" w:hAnsi="Arial" w:cs="Arial"/>
          <w:b/>
          <w:lang w:val="es-ES"/>
        </w:rPr>
        <w:t>aplicación móvil</w:t>
      </w:r>
      <w:r w:rsidRPr="00EB02DD">
        <w:rPr>
          <w:rFonts w:ascii="Arial" w:hAnsi="Arial" w:cs="Arial"/>
          <w:b/>
          <w:lang w:val="es-ES"/>
        </w:rPr>
        <w:t>.</w:t>
      </w:r>
    </w:p>
    <w:p w14:paraId="6EF07790" w14:textId="75734506" w:rsidR="00823486" w:rsidRDefault="00823486" w:rsidP="00E73F36">
      <w:pPr>
        <w:spacing w:line="360" w:lineRule="auto"/>
        <w:ind w:left="142" w:firstLine="851"/>
        <w:jc w:val="both"/>
        <w:rPr>
          <w:rFonts w:ascii="Arial" w:hAnsi="Arial" w:cs="Arial"/>
          <w:lang w:val="es-ES"/>
        </w:rPr>
      </w:pPr>
      <w:r w:rsidRPr="00D75AA4">
        <w:rPr>
          <w:rFonts w:ascii="Arial" w:hAnsi="Arial" w:cs="Arial"/>
          <w:lang w:val="es-ES"/>
        </w:rPr>
        <w:t>Una vez que el profesor ingrese sus credenciales en el módulo de registro, le redireccionara al login. El profesor debe iniciar sesión con las credenciales registradas en el aplicativo; como se ve en la figura 2</w:t>
      </w:r>
      <w:r w:rsidR="008378F4">
        <w:rPr>
          <w:rFonts w:ascii="Arial" w:hAnsi="Arial" w:cs="Arial"/>
          <w:lang w:val="es-ES"/>
        </w:rPr>
        <w:t>8</w:t>
      </w:r>
      <w:r w:rsidRPr="00D75AA4">
        <w:rPr>
          <w:rFonts w:ascii="Arial" w:hAnsi="Arial" w:cs="Arial"/>
          <w:lang w:val="es-ES"/>
        </w:rPr>
        <w:t xml:space="preserve"> </w:t>
      </w:r>
      <w:r w:rsidR="008378F4">
        <w:rPr>
          <w:rFonts w:ascii="Arial" w:hAnsi="Arial" w:cs="Arial"/>
          <w:b/>
          <w:bCs/>
          <w:lang w:val="es-ES"/>
        </w:rPr>
        <w:t>A</w:t>
      </w:r>
      <w:r w:rsidRPr="00D75AA4">
        <w:rPr>
          <w:rFonts w:ascii="Arial" w:hAnsi="Arial" w:cs="Arial"/>
          <w:b/>
          <w:lang w:val="es-ES"/>
        </w:rPr>
        <w:t>nexo H</w:t>
      </w:r>
      <w:r w:rsidRPr="00D75AA4">
        <w:rPr>
          <w:rFonts w:ascii="Arial" w:hAnsi="Arial" w:cs="Arial"/>
          <w:lang w:val="es-ES"/>
        </w:rPr>
        <w:t>.</w:t>
      </w:r>
    </w:p>
    <w:p w14:paraId="1A27D3A3" w14:textId="54B6B80A" w:rsidR="00823486" w:rsidRPr="00EB02DD" w:rsidRDefault="00823486" w:rsidP="00E73F36">
      <w:pPr>
        <w:ind w:left="142"/>
        <w:rPr>
          <w:rFonts w:ascii="Arial" w:hAnsi="Arial" w:cs="Arial"/>
          <w:b/>
          <w:lang w:val="es-ES"/>
        </w:rPr>
      </w:pPr>
      <w:r w:rsidRPr="00EB02DD">
        <w:rPr>
          <w:rFonts w:ascii="Arial" w:hAnsi="Arial" w:cs="Arial"/>
          <w:b/>
          <w:lang w:val="es-ES"/>
        </w:rPr>
        <w:t xml:space="preserve">Elaboración registro de usuario en </w:t>
      </w:r>
      <w:r w:rsidR="005B1FAE" w:rsidRPr="00EB02DD">
        <w:rPr>
          <w:rFonts w:ascii="Arial" w:hAnsi="Arial" w:cs="Arial"/>
          <w:b/>
          <w:lang w:val="es-ES"/>
        </w:rPr>
        <w:t>la</w:t>
      </w:r>
      <w:r w:rsidRPr="00EB02DD">
        <w:rPr>
          <w:rFonts w:ascii="Arial" w:hAnsi="Arial" w:cs="Arial"/>
          <w:b/>
          <w:lang w:val="es-ES"/>
        </w:rPr>
        <w:t xml:space="preserve"> </w:t>
      </w:r>
      <w:r w:rsidR="00D6370B" w:rsidRPr="00EB02DD">
        <w:rPr>
          <w:rFonts w:ascii="Arial" w:hAnsi="Arial" w:cs="Arial"/>
          <w:b/>
          <w:lang w:val="es-ES"/>
        </w:rPr>
        <w:t>aplicación móvil</w:t>
      </w:r>
      <w:r w:rsidRPr="00EB02DD">
        <w:rPr>
          <w:rFonts w:ascii="Arial" w:hAnsi="Arial" w:cs="Arial"/>
          <w:b/>
          <w:lang w:val="es-ES"/>
        </w:rPr>
        <w:t>.</w:t>
      </w:r>
    </w:p>
    <w:p w14:paraId="04EEE5AA" w14:textId="3C463725" w:rsidR="00823486" w:rsidRPr="00823486" w:rsidRDefault="00823486" w:rsidP="00E73F36">
      <w:pPr>
        <w:spacing w:line="360" w:lineRule="auto"/>
        <w:ind w:left="142" w:firstLine="851"/>
        <w:jc w:val="both"/>
        <w:rPr>
          <w:rFonts w:ascii="Arial" w:hAnsi="Arial" w:cs="Arial"/>
          <w:lang w:val="es-ES"/>
        </w:rPr>
      </w:pPr>
      <w:r w:rsidRPr="00823486">
        <w:rPr>
          <w:rFonts w:ascii="Arial" w:hAnsi="Arial" w:cs="Arial"/>
          <w:lang w:val="es-ES"/>
        </w:rPr>
        <w:t>Para el inicio de sesión al aplicativo si no dispone de un usuario, deberían dirigirse al módulo de registro ingresando su correo personal y una contraseña ver módulo de registro en la figura 2</w:t>
      </w:r>
      <w:r w:rsidR="008378F4">
        <w:rPr>
          <w:rFonts w:ascii="Arial" w:hAnsi="Arial" w:cs="Arial"/>
          <w:lang w:val="es-ES"/>
        </w:rPr>
        <w:t>7</w:t>
      </w:r>
      <w:r w:rsidRPr="00823486">
        <w:rPr>
          <w:rFonts w:ascii="Arial" w:hAnsi="Arial" w:cs="Arial"/>
          <w:lang w:val="es-ES"/>
        </w:rPr>
        <w:t xml:space="preserve"> </w:t>
      </w:r>
      <w:r w:rsidR="008378F4">
        <w:rPr>
          <w:rFonts w:ascii="Arial" w:hAnsi="Arial" w:cs="Arial"/>
          <w:b/>
          <w:lang w:val="es-ES"/>
        </w:rPr>
        <w:t>A</w:t>
      </w:r>
      <w:r w:rsidRPr="00823486">
        <w:rPr>
          <w:rFonts w:ascii="Arial" w:hAnsi="Arial" w:cs="Arial"/>
          <w:b/>
          <w:lang w:val="es-ES"/>
        </w:rPr>
        <w:t>nexo H</w:t>
      </w:r>
      <w:r w:rsidRPr="00823486">
        <w:rPr>
          <w:rFonts w:ascii="Arial" w:hAnsi="Arial" w:cs="Arial"/>
          <w:lang w:val="es-ES"/>
        </w:rPr>
        <w:t>.</w:t>
      </w:r>
    </w:p>
    <w:p w14:paraId="5BED6F3E" w14:textId="77777777" w:rsidR="00823486" w:rsidRPr="00EB02DD" w:rsidRDefault="00823486" w:rsidP="00E73F36">
      <w:pPr>
        <w:ind w:left="142"/>
        <w:rPr>
          <w:rFonts w:ascii="Arial" w:hAnsi="Arial" w:cs="Arial"/>
          <w:b/>
          <w:lang w:val="es-ES"/>
        </w:rPr>
      </w:pPr>
      <w:r w:rsidRPr="00EB02DD">
        <w:rPr>
          <w:rFonts w:ascii="Arial" w:hAnsi="Arial" w:cs="Arial"/>
          <w:b/>
          <w:lang w:val="es-ES"/>
        </w:rPr>
        <w:t>Creación de interfaz pantalla principal.</w:t>
      </w:r>
    </w:p>
    <w:p w14:paraId="3ED1781D" w14:textId="2B2CD4E6" w:rsidR="00823486" w:rsidRPr="00823486" w:rsidRDefault="00823486" w:rsidP="00E73F36">
      <w:pPr>
        <w:spacing w:after="240" w:line="360" w:lineRule="auto"/>
        <w:ind w:left="142" w:firstLine="851"/>
        <w:jc w:val="both"/>
        <w:rPr>
          <w:rFonts w:ascii="Arial" w:hAnsi="Arial" w:cs="Arial"/>
          <w:lang w:val="es-ES"/>
        </w:rPr>
      </w:pPr>
      <w:r w:rsidRPr="00823486">
        <w:rPr>
          <w:rFonts w:ascii="Arial" w:hAnsi="Arial" w:cs="Arial"/>
          <w:lang w:val="es-ES"/>
        </w:rPr>
        <w:t>Como se observa en la figura 2</w:t>
      </w:r>
      <w:r w:rsidR="008378F4">
        <w:rPr>
          <w:rFonts w:ascii="Arial" w:hAnsi="Arial" w:cs="Arial"/>
          <w:lang w:val="es-ES"/>
        </w:rPr>
        <w:t>9</w:t>
      </w:r>
      <w:r w:rsidRPr="00823486">
        <w:rPr>
          <w:rFonts w:ascii="Arial" w:hAnsi="Arial" w:cs="Arial"/>
          <w:lang w:val="es-ES"/>
        </w:rPr>
        <w:t xml:space="preserve"> </w:t>
      </w:r>
      <w:r w:rsidR="008378F4">
        <w:rPr>
          <w:rFonts w:ascii="Arial" w:hAnsi="Arial" w:cs="Arial"/>
          <w:b/>
          <w:bCs/>
          <w:lang w:val="es-ES"/>
        </w:rPr>
        <w:t>A</w:t>
      </w:r>
      <w:r w:rsidRPr="00823486">
        <w:rPr>
          <w:rFonts w:ascii="Arial" w:hAnsi="Arial" w:cs="Arial"/>
          <w:b/>
          <w:lang w:val="es-ES"/>
        </w:rPr>
        <w:t>nexo H</w:t>
      </w:r>
      <w:r w:rsidRPr="00823486">
        <w:rPr>
          <w:rFonts w:ascii="Arial" w:hAnsi="Arial" w:cs="Arial"/>
          <w:lang w:val="es-ES"/>
        </w:rPr>
        <w:t>, esa es la visualización para el usuario de la pantalla principal de</w:t>
      </w:r>
      <w:r w:rsidR="005B1FAE">
        <w:rPr>
          <w:rFonts w:ascii="Arial" w:hAnsi="Arial" w:cs="Arial"/>
          <w:lang w:val="es-ES"/>
        </w:rPr>
        <w:t xml:space="preserve"> </w:t>
      </w:r>
      <w:r w:rsidRPr="00823486">
        <w:rPr>
          <w:rFonts w:ascii="Arial" w:hAnsi="Arial" w:cs="Arial"/>
          <w:lang w:val="es-ES"/>
        </w:rPr>
        <w:t>l</w:t>
      </w:r>
      <w:r w:rsidR="005B1FAE">
        <w:rPr>
          <w:rFonts w:ascii="Arial" w:hAnsi="Arial" w:cs="Arial"/>
          <w:lang w:val="es-ES"/>
        </w:rPr>
        <w:t>a</w:t>
      </w:r>
      <w:r w:rsidRPr="00823486">
        <w:rPr>
          <w:rFonts w:ascii="Arial" w:hAnsi="Arial" w:cs="Arial"/>
          <w:lang w:val="es-ES"/>
        </w:rPr>
        <w:t xml:space="preserve"> </w:t>
      </w:r>
      <w:r w:rsidR="00D6370B">
        <w:rPr>
          <w:rFonts w:ascii="Arial" w:hAnsi="Arial" w:cs="Arial"/>
          <w:lang w:val="es-ES"/>
        </w:rPr>
        <w:t>aplicación móvil</w:t>
      </w:r>
      <w:r w:rsidRPr="00823486">
        <w:rPr>
          <w:rFonts w:ascii="Arial" w:hAnsi="Arial" w:cs="Arial"/>
          <w:lang w:val="es-ES"/>
        </w:rPr>
        <w:t>, en donde tenemos los módulos de aprendizaje para el niño.</w:t>
      </w:r>
    </w:p>
    <w:p w14:paraId="71A647B4" w14:textId="3D8B1021" w:rsidR="00E83857" w:rsidRPr="007606DF" w:rsidRDefault="00823486" w:rsidP="007606DF">
      <w:pPr>
        <w:ind w:left="142"/>
        <w:rPr>
          <w:rFonts w:ascii="Arial" w:hAnsi="Arial" w:cs="Arial"/>
          <w:color w:val="000000" w:themeColor="text1"/>
          <w:sz w:val="18"/>
          <w:szCs w:val="18"/>
        </w:rPr>
      </w:pPr>
      <w:r>
        <w:rPr>
          <w:rFonts w:ascii="Arial" w:hAnsi="Arial" w:cs="Arial"/>
          <w:color w:val="000000" w:themeColor="text1"/>
          <w:sz w:val="18"/>
          <w:szCs w:val="18"/>
        </w:rPr>
        <w:br w:type="page"/>
      </w:r>
    </w:p>
    <w:p w14:paraId="3C6F60F8" w14:textId="13A64F8F" w:rsidR="007606DF" w:rsidRPr="007606DF" w:rsidRDefault="007606DF" w:rsidP="007606DF">
      <w:pPr>
        <w:pStyle w:val="Descripcin"/>
        <w:keepNext/>
        <w:jc w:val="center"/>
        <w:rPr>
          <w:rFonts w:ascii="Arial" w:hAnsi="Arial" w:cs="Arial"/>
          <w:b/>
          <w:bCs/>
          <w:i w:val="0"/>
          <w:iCs w:val="0"/>
          <w:color w:val="000000" w:themeColor="text1"/>
          <w:sz w:val="20"/>
          <w:szCs w:val="20"/>
        </w:rPr>
      </w:pPr>
      <w:bookmarkStart w:id="1406" w:name="_Toc45264876"/>
      <w:r w:rsidRPr="007606DF">
        <w:rPr>
          <w:rFonts w:ascii="Arial" w:hAnsi="Arial" w:cs="Arial"/>
          <w:b/>
          <w:bCs/>
          <w:i w:val="0"/>
          <w:iCs w:val="0"/>
          <w:color w:val="000000" w:themeColor="text1"/>
          <w:sz w:val="20"/>
          <w:szCs w:val="20"/>
        </w:rPr>
        <w:lastRenderedPageBreak/>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VIII</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xml:space="preserve">: </w:t>
      </w:r>
      <w:r w:rsidRPr="007606DF">
        <w:rPr>
          <w:rFonts w:ascii="Arial" w:hAnsi="Arial" w:cs="Arial"/>
          <w:i w:val="0"/>
          <w:iCs w:val="0"/>
          <w:color w:val="000000" w:themeColor="text1"/>
          <w:sz w:val="20"/>
          <w:szCs w:val="20"/>
        </w:rPr>
        <w:t>Historias de usuario sprint 1</w:t>
      </w:r>
      <w:bookmarkEnd w:id="1406"/>
    </w:p>
    <w:tbl>
      <w:tblPr>
        <w:tblStyle w:val="Tablaconcuadrcula"/>
        <w:tblW w:w="8500" w:type="dxa"/>
        <w:tblLook w:val="04A0" w:firstRow="1" w:lastRow="0" w:firstColumn="1" w:lastColumn="0" w:noHBand="0" w:noVBand="1"/>
        <w:tblPrChange w:id="1407" w:author="Diego Andrés Villavicencio Cando" w:date="2020-06-07T12:25:00Z">
          <w:tblPr>
            <w:tblStyle w:val="Tablaconcuadrcula5oscura-nfasis3"/>
            <w:tblW w:w="9557" w:type="dxa"/>
            <w:tblInd w:w="-289" w:type="dxa"/>
            <w:tblLook w:val="04A0" w:firstRow="1" w:lastRow="0" w:firstColumn="1" w:lastColumn="0" w:noHBand="0" w:noVBand="1"/>
          </w:tblPr>
        </w:tblPrChange>
      </w:tblPr>
      <w:tblGrid>
        <w:gridCol w:w="799"/>
        <w:gridCol w:w="1716"/>
        <w:gridCol w:w="1824"/>
        <w:gridCol w:w="2770"/>
        <w:gridCol w:w="1391"/>
        <w:tblGridChange w:id="1408">
          <w:tblGrid>
            <w:gridCol w:w="737"/>
            <w:gridCol w:w="1583"/>
            <w:gridCol w:w="2052"/>
            <w:gridCol w:w="3046"/>
            <w:gridCol w:w="2139"/>
          </w:tblGrid>
        </w:tblGridChange>
      </w:tblGrid>
      <w:tr w:rsidR="00F97772" w:rsidRPr="00BE1DB2" w14:paraId="2ADC957C" w14:textId="77777777" w:rsidTr="007606DF">
        <w:trPr>
          <w:trHeight w:val="568"/>
          <w:trPrChange w:id="1409" w:author="Diego Andrés Villavicencio Cando" w:date="2020-06-07T12:25:00Z">
            <w:trPr>
              <w:trHeight w:val="856"/>
            </w:trPr>
          </w:trPrChange>
        </w:trPr>
        <w:tc>
          <w:tcPr>
            <w:tcW w:w="799" w:type="dxa"/>
            <w:tcPrChange w:id="1410" w:author="Diego Andrés Villavicencio Cando" w:date="2020-06-07T12:25:00Z">
              <w:tcPr>
                <w:tcW w:w="737" w:type="dxa"/>
              </w:tcPr>
            </w:tcPrChange>
          </w:tcPr>
          <w:p w14:paraId="04C28830"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411" w:author="Diego Andrés Villavicencio Cando" w:date="2020-06-07T12:25:00Z">
              <w:tcPr>
                <w:tcW w:w="1583" w:type="dxa"/>
              </w:tcPr>
            </w:tcPrChange>
          </w:tcPr>
          <w:p w14:paraId="35EF54C8"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824" w:type="dxa"/>
            <w:tcPrChange w:id="1412" w:author="Diego Andrés Villavicencio Cando" w:date="2020-06-07T12:25:00Z">
              <w:tcPr>
                <w:tcW w:w="2052" w:type="dxa"/>
              </w:tcPr>
            </w:tcPrChange>
          </w:tcPr>
          <w:p w14:paraId="3994511A" w14:textId="0B099F36"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770" w:type="dxa"/>
            <w:tcPrChange w:id="1413" w:author="Diego Andrés Villavicencio Cando" w:date="2020-06-07T12:25:00Z">
              <w:tcPr>
                <w:tcW w:w="3046" w:type="dxa"/>
              </w:tcPr>
            </w:tcPrChange>
          </w:tcPr>
          <w:p w14:paraId="09F82120"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391" w:type="dxa"/>
            <w:tcPrChange w:id="1414" w:author="Diego Andrés Villavicencio Cando" w:date="2020-06-07T12:25:00Z">
              <w:tcPr>
                <w:tcW w:w="2139" w:type="dxa"/>
              </w:tcPr>
            </w:tcPrChange>
          </w:tcPr>
          <w:p w14:paraId="0F1B7177" w14:textId="705C3445" w:rsidR="00CE0CB9" w:rsidRPr="00BE1DB2" w:rsidRDefault="00CE0CB9" w:rsidP="00E73F36">
            <w:pPr>
              <w:spacing w:line="360" w:lineRule="auto"/>
              <w:ind w:left="142"/>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18734216" w14:textId="77777777" w:rsidTr="007606DF">
        <w:trPr>
          <w:trHeight w:val="650"/>
          <w:trPrChange w:id="1415" w:author="Diego Andrés Villavicencio Cando" w:date="2020-06-07T12:25:00Z">
            <w:trPr>
              <w:trHeight w:val="856"/>
            </w:trPr>
          </w:trPrChange>
        </w:trPr>
        <w:tc>
          <w:tcPr>
            <w:tcW w:w="799" w:type="dxa"/>
            <w:tcPrChange w:id="1416" w:author="Diego Andrés Villavicencio Cando" w:date="2020-06-07T12:25:00Z">
              <w:tcPr>
                <w:tcW w:w="737" w:type="dxa"/>
              </w:tcPr>
            </w:tcPrChange>
          </w:tcPr>
          <w:p w14:paraId="6753125B" w14:textId="2E9EFD15"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HU3</w:t>
            </w:r>
          </w:p>
        </w:tc>
        <w:tc>
          <w:tcPr>
            <w:tcW w:w="1716" w:type="dxa"/>
            <w:tcPrChange w:id="1417" w:author="Diego Andrés Villavicencio Cando" w:date="2020-06-07T12:25:00Z">
              <w:tcPr>
                <w:tcW w:w="1583" w:type="dxa"/>
              </w:tcPr>
            </w:tcPrChange>
          </w:tcPr>
          <w:p w14:paraId="78F40BEA" w14:textId="245FE7CC"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Administrador</w:t>
            </w:r>
          </w:p>
        </w:tc>
        <w:tc>
          <w:tcPr>
            <w:tcW w:w="1824" w:type="dxa"/>
            <w:tcPrChange w:id="1418" w:author="Diego Andrés Villavicencio Cando" w:date="2020-06-07T12:25:00Z">
              <w:tcPr>
                <w:tcW w:w="2052" w:type="dxa"/>
              </w:tcPr>
            </w:tcPrChange>
          </w:tcPr>
          <w:p w14:paraId="457A0E90" w14:textId="0E4C366F"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Necesito ver un login</w:t>
            </w:r>
          </w:p>
        </w:tc>
        <w:tc>
          <w:tcPr>
            <w:tcW w:w="2770" w:type="dxa"/>
            <w:tcPrChange w:id="1419" w:author="Diego Andrés Villavicencio Cando" w:date="2020-06-07T12:25:00Z">
              <w:tcPr>
                <w:tcW w:w="3046" w:type="dxa"/>
              </w:tcPr>
            </w:tcPrChange>
          </w:tcPr>
          <w:p w14:paraId="768D7C35" w14:textId="73D016A7"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Crear una página donde el usuario pueda log</w:t>
            </w:r>
            <w:r w:rsidR="00823486">
              <w:rPr>
                <w:rFonts w:ascii="Arial" w:hAnsi="Arial" w:cs="Arial"/>
                <w:color w:val="000000" w:themeColor="text1"/>
              </w:rPr>
              <w:t>u</w:t>
            </w:r>
            <w:r w:rsidRPr="00BE1DB2">
              <w:rPr>
                <w:rFonts w:ascii="Arial" w:hAnsi="Arial" w:cs="Arial"/>
                <w:color w:val="000000" w:themeColor="text1"/>
              </w:rPr>
              <w:t>earse</w:t>
            </w:r>
          </w:p>
        </w:tc>
        <w:tc>
          <w:tcPr>
            <w:tcW w:w="1391" w:type="dxa"/>
            <w:tcPrChange w:id="1420" w:author="Diego Andrés Villavicencio Cando" w:date="2020-06-07T12:25:00Z">
              <w:tcPr>
                <w:tcW w:w="2139" w:type="dxa"/>
              </w:tcPr>
            </w:tcPrChange>
          </w:tcPr>
          <w:p w14:paraId="2CE2EB8D" w14:textId="16E3B41F" w:rsidR="00026EFB" w:rsidRPr="00BE1DB2" w:rsidRDefault="00026EFB" w:rsidP="00E73F36">
            <w:pPr>
              <w:spacing w:line="360" w:lineRule="auto"/>
              <w:ind w:left="142"/>
              <w:jc w:val="center"/>
              <w:rPr>
                <w:rFonts w:ascii="Arial" w:hAnsi="Arial" w:cs="Arial"/>
                <w:b/>
                <w:color w:val="000000" w:themeColor="text1"/>
                <w:sz w:val="20"/>
              </w:rPr>
            </w:pPr>
            <w:r w:rsidRPr="00BE1DB2">
              <w:rPr>
                <w:rFonts w:ascii="Arial" w:hAnsi="Arial" w:cs="Arial"/>
                <w:color w:val="000000" w:themeColor="text1"/>
              </w:rPr>
              <w:t>10</w:t>
            </w:r>
          </w:p>
        </w:tc>
      </w:tr>
      <w:tr w:rsidR="00F97772" w:rsidRPr="00BE1DB2" w14:paraId="2D6416DD" w14:textId="77777777" w:rsidTr="007606DF">
        <w:trPr>
          <w:trHeight w:val="589"/>
          <w:trPrChange w:id="1421" w:author="Diego Andrés Villavicencio Cando" w:date="2020-06-07T12:25:00Z">
            <w:trPr>
              <w:trHeight w:val="664"/>
            </w:trPr>
          </w:trPrChange>
        </w:trPr>
        <w:tc>
          <w:tcPr>
            <w:tcW w:w="799" w:type="dxa"/>
            <w:tcPrChange w:id="1422" w:author="Diego Andrés Villavicencio Cando" w:date="2020-06-07T12:25:00Z">
              <w:tcPr>
                <w:tcW w:w="737" w:type="dxa"/>
              </w:tcPr>
            </w:tcPrChange>
          </w:tcPr>
          <w:p w14:paraId="6B5F72D0" w14:textId="3881CE59"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HU4</w:t>
            </w:r>
          </w:p>
        </w:tc>
        <w:tc>
          <w:tcPr>
            <w:tcW w:w="1716" w:type="dxa"/>
            <w:tcPrChange w:id="1423" w:author="Diego Andrés Villavicencio Cando" w:date="2020-06-07T12:25:00Z">
              <w:tcPr>
                <w:tcW w:w="1583" w:type="dxa"/>
              </w:tcPr>
            </w:tcPrChange>
          </w:tcPr>
          <w:p w14:paraId="47C47B51" w14:textId="66D5F1F0"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824" w:type="dxa"/>
            <w:tcPrChange w:id="1424" w:author="Diego Andrés Villavicencio Cando" w:date="2020-06-07T12:25:00Z">
              <w:tcPr>
                <w:tcW w:w="2052" w:type="dxa"/>
              </w:tcPr>
            </w:tcPrChange>
          </w:tcPr>
          <w:p w14:paraId="57BB9FAD" w14:textId="38AF7A93"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poder registrarme</w:t>
            </w:r>
          </w:p>
        </w:tc>
        <w:tc>
          <w:tcPr>
            <w:tcW w:w="2770" w:type="dxa"/>
            <w:tcPrChange w:id="1425" w:author="Diego Andrés Villavicencio Cando" w:date="2020-06-07T12:25:00Z">
              <w:tcPr>
                <w:tcW w:w="3046" w:type="dxa"/>
              </w:tcPr>
            </w:tcPrChange>
          </w:tcPr>
          <w:p w14:paraId="53E9941A" w14:textId="3EFE32F1"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donde pueda registrarme</w:t>
            </w:r>
          </w:p>
        </w:tc>
        <w:tc>
          <w:tcPr>
            <w:tcW w:w="1391" w:type="dxa"/>
            <w:tcPrChange w:id="1426" w:author="Diego Andrés Villavicencio Cando" w:date="2020-06-07T12:25:00Z">
              <w:tcPr>
                <w:tcW w:w="2139" w:type="dxa"/>
              </w:tcPr>
            </w:tcPrChange>
          </w:tcPr>
          <w:p w14:paraId="38F523B7" w14:textId="77777777" w:rsidR="00026EFB" w:rsidRPr="00BE1DB2" w:rsidRDefault="00026EFB"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8</w:t>
            </w:r>
          </w:p>
          <w:p w14:paraId="42E384A2" w14:textId="435F3A56" w:rsidR="00026EFB" w:rsidRPr="00BE1DB2" w:rsidRDefault="00026EFB" w:rsidP="00E73F36">
            <w:pPr>
              <w:spacing w:line="360" w:lineRule="auto"/>
              <w:ind w:left="142"/>
              <w:jc w:val="center"/>
              <w:rPr>
                <w:rFonts w:ascii="Arial" w:hAnsi="Arial" w:cs="Arial"/>
                <w:color w:val="000000" w:themeColor="text1"/>
              </w:rPr>
            </w:pPr>
          </w:p>
        </w:tc>
      </w:tr>
      <w:tr w:rsidR="00F97772" w:rsidRPr="00BE1DB2" w14:paraId="2F50426B" w14:textId="77777777" w:rsidTr="007606DF">
        <w:trPr>
          <w:trHeight w:val="954"/>
          <w:trPrChange w:id="1427" w:author="Diego Andrés Villavicencio Cando" w:date="2020-06-07T12:25:00Z">
            <w:trPr>
              <w:trHeight w:val="638"/>
            </w:trPr>
          </w:trPrChange>
        </w:trPr>
        <w:tc>
          <w:tcPr>
            <w:tcW w:w="799" w:type="dxa"/>
            <w:tcPrChange w:id="1428" w:author="Diego Andrés Villavicencio Cando" w:date="2020-06-07T12:25:00Z">
              <w:tcPr>
                <w:tcW w:w="737" w:type="dxa"/>
              </w:tcPr>
            </w:tcPrChange>
          </w:tcPr>
          <w:p w14:paraId="73CDF838" w14:textId="772B68AE"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HU5</w:t>
            </w:r>
          </w:p>
        </w:tc>
        <w:tc>
          <w:tcPr>
            <w:tcW w:w="1716" w:type="dxa"/>
            <w:tcPrChange w:id="1429" w:author="Diego Andrés Villavicencio Cando" w:date="2020-06-07T12:25:00Z">
              <w:tcPr>
                <w:tcW w:w="1583" w:type="dxa"/>
              </w:tcPr>
            </w:tcPrChange>
          </w:tcPr>
          <w:p w14:paraId="3FB877AD" w14:textId="31F64DFB"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824" w:type="dxa"/>
            <w:tcPrChange w:id="1430" w:author="Diego Andrés Villavicencio Cando" w:date="2020-06-07T12:25:00Z">
              <w:tcPr>
                <w:tcW w:w="2052" w:type="dxa"/>
              </w:tcPr>
            </w:tcPrChange>
          </w:tcPr>
          <w:p w14:paraId="22D40117" w14:textId="511A5187"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ver una página principal</w:t>
            </w:r>
          </w:p>
        </w:tc>
        <w:tc>
          <w:tcPr>
            <w:tcW w:w="2770" w:type="dxa"/>
            <w:tcPrChange w:id="1431" w:author="Diego Andrés Villavicencio Cando" w:date="2020-06-07T12:25:00Z">
              <w:tcPr>
                <w:tcW w:w="3046" w:type="dxa"/>
              </w:tcPr>
            </w:tcPrChange>
          </w:tcPr>
          <w:p w14:paraId="3A3A8FA5" w14:textId="79B67C7C"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391" w:type="dxa"/>
            <w:tcPrChange w:id="1432" w:author="Diego Andrés Villavicencio Cando" w:date="2020-06-07T12:25:00Z">
              <w:tcPr>
                <w:tcW w:w="2139" w:type="dxa"/>
              </w:tcPr>
            </w:tcPrChange>
          </w:tcPr>
          <w:p w14:paraId="73A580EF" w14:textId="6E7B10D5" w:rsidR="00026EFB"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6</w:t>
            </w:r>
          </w:p>
        </w:tc>
      </w:tr>
      <w:tr w:rsidR="00F97772" w:rsidRPr="00BE1DB2" w14:paraId="5CBC0991" w14:textId="77777777" w:rsidTr="007606DF">
        <w:trPr>
          <w:trHeight w:val="408"/>
          <w:trPrChange w:id="1433" w:author="Diego Andrés Villavicencio Cando" w:date="2020-06-07T12:25:00Z">
            <w:trPr>
              <w:trHeight w:val="408"/>
            </w:trPr>
          </w:trPrChange>
        </w:trPr>
        <w:tc>
          <w:tcPr>
            <w:tcW w:w="4339" w:type="dxa"/>
            <w:gridSpan w:val="3"/>
            <w:tcPrChange w:id="1434" w:author="Diego Andrés Villavicencio Cando" w:date="2020-06-07T12:25:00Z">
              <w:tcPr>
                <w:tcW w:w="4372" w:type="dxa"/>
                <w:gridSpan w:val="3"/>
              </w:tcPr>
            </w:tcPrChange>
          </w:tcPr>
          <w:p w14:paraId="14519E78" w14:textId="77777777" w:rsidR="00026EFB" w:rsidRPr="00BE1DB2" w:rsidRDefault="00026EFB" w:rsidP="00E73F36">
            <w:pPr>
              <w:spacing w:line="360" w:lineRule="auto"/>
              <w:ind w:left="142"/>
              <w:jc w:val="both"/>
              <w:rPr>
                <w:rFonts w:ascii="Arial" w:hAnsi="Arial" w:cs="Arial"/>
                <w:color w:val="000000" w:themeColor="text1"/>
              </w:rPr>
            </w:pPr>
          </w:p>
        </w:tc>
        <w:tc>
          <w:tcPr>
            <w:tcW w:w="2770" w:type="dxa"/>
            <w:tcPrChange w:id="1435" w:author="Diego Andrés Villavicencio Cando" w:date="2020-06-07T12:25:00Z">
              <w:tcPr>
                <w:tcW w:w="3046" w:type="dxa"/>
              </w:tcPr>
            </w:tcPrChange>
          </w:tcPr>
          <w:p w14:paraId="1A39155F" w14:textId="77777777" w:rsidR="00026EFB" w:rsidRPr="00BE1DB2" w:rsidRDefault="00026EFB" w:rsidP="00E73F36">
            <w:pPr>
              <w:spacing w:line="360" w:lineRule="auto"/>
              <w:ind w:left="142"/>
              <w:jc w:val="center"/>
              <w:rPr>
                <w:rFonts w:ascii="Arial" w:hAnsi="Arial" w:cs="Arial"/>
                <w:b/>
                <w:color w:val="000000" w:themeColor="text1"/>
              </w:rPr>
            </w:pPr>
            <w:r w:rsidRPr="00B646A0">
              <w:rPr>
                <w:rFonts w:ascii="Arial" w:hAnsi="Arial" w:cs="Arial"/>
                <w:b/>
                <w:color w:val="000000" w:themeColor="text1"/>
                <w:szCs w:val="20"/>
              </w:rPr>
              <w:t>Total</w:t>
            </w:r>
          </w:p>
        </w:tc>
        <w:tc>
          <w:tcPr>
            <w:tcW w:w="1391" w:type="dxa"/>
            <w:tcPrChange w:id="1436" w:author="Diego Andrés Villavicencio Cando" w:date="2020-06-07T12:25:00Z">
              <w:tcPr>
                <w:tcW w:w="2139" w:type="dxa"/>
              </w:tcPr>
            </w:tcPrChange>
          </w:tcPr>
          <w:p w14:paraId="1AF5A4B2" w14:textId="793D788B" w:rsidR="00026EFB" w:rsidRPr="00BE1DB2" w:rsidRDefault="0037024C"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2</w:t>
            </w:r>
            <w:r w:rsidR="00193EA6" w:rsidRPr="00BE1DB2">
              <w:rPr>
                <w:rFonts w:ascii="Arial" w:hAnsi="Arial" w:cs="Arial"/>
                <w:color w:val="000000" w:themeColor="text1"/>
              </w:rPr>
              <w:t>4</w:t>
            </w:r>
          </w:p>
        </w:tc>
      </w:tr>
    </w:tbl>
    <w:p w14:paraId="3A9EBAE4" w14:textId="7C1C90C4" w:rsidR="007606DF" w:rsidRPr="007606DF" w:rsidRDefault="007606DF" w:rsidP="007606DF">
      <w:pPr>
        <w:pStyle w:val="Descripcin"/>
        <w:keepNext/>
        <w:jc w:val="center"/>
        <w:rPr>
          <w:rFonts w:ascii="Arial" w:hAnsi="Arial" w:cs="Arial"/>
          <w:b/>
          <w:bCs/>
          <w:i w:val="0"/>
          <w:iCs w:val="0"/>
          <w:color w:val="000000" w:themeColor="text1"/>
          <w:sz w:val="20"/>
          <w:szCs w:val="20"/>
        </w:rPr>
      </w:pPr>
      <w:bookmarkStart w:id="1437" w:name="_Toc45264877"/>
      <w:r w:rsidRPr="007606DF">
        <w:rPr>
          <w:rFonts w:ascii="Arial" w:hAnsi="Arial" w:cs="Arial"/>
          <w:b/>
          <w:bCs/>
          <w:i w:val="0"/>
          <w:iCs w:val="0"/>
          <w:color w:val="000000" w:themeColor="text1"/>
          <w:sz w:val="20"/>
          <w:szCs w:val="20"/>
        </w:rPr>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IX</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xml:space="preserve">: </w:t>
      </w:r>
      <w:r w:rsidRPr="007606DF">
        <w:rPr>
          <w:rFonts w:ascii="Arial" w:hAnsi="Arial" w:cs="Arial"/>
          <w:i w:val="0"/>
          <w:iCs w:val="0"/>
          <w:color w:val="000000" w:themeColor="text1"/>
          <w:sz w:val="20"/>
          <w:szCs w:val="20"/>
        </w:rPr>
        <w:t>Historia de usuario 3- Login</w:t>
      </w:r>
      <w:bookmarkEnd w:id="1437"/>
    </w:p>
    <w:tbl>
      <w:tblPr>
        <w:tblStyle w:val="Tablaconcuadrcula"/>
        <w:tblW w:w="8500" w:type="dxa"/>
        <w:tblLook w:val="04A0" w:firstRow="1" w:lastRow="0" w:firstColumn="1" w:lastColumn="0" w:noHBand="0" w:noVBand="1"/>
        <w:tblPrChange w:id="1438"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555"/>
        <w:gridCol w:w="1665"/>
        <w:gridCol w:w="5280"/>
        <w:tblGridChange w:id="1439">
          <w:tblGrid>
            <w:gridCol w:w="1200"/>
            <w:gridCol w:w="2020"/>
            <w:gridCol w:w="6440"/>
          </w:tblGrid>
        </w:tblGridChange>
      </w:tblGrid>
      <w:tr w:rsidR="001F35E6" w:rsidRPr="00BE1DB2" w14:paraId="57A33AA2" w14:textId="77777777" w:rsidTr="00B8351F">
        <w:trPr>
          <w:trHeight w:val="315"/>
          <w:trPrChange w:id="1440" w:author="Diego Andrés Villavicencio Cando" w:date="2020-06-07T12:25:00Z">
            <w:trPr>
              <w:trHeight w:val="315"/>
            </w:trPr>
          </w:trPrChange>
        </w:trPr>
        <w:tc>
          <w:tcPr>
            <w:tcW w:w="8500" w:type="dxa"/>
            <w:gridSpan w:val="3"/>
            <w:hideMark/>
            <w:tcPrChange w:id="1441"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73F6A19F" w14:textId="77777777" w:rsidR="001F35E6" w:rsidRPr="00BE1DB2" w:rsidRDefault="001F35E6" w:rsidP="00E73F36">
            <w:pPr>
              <w:ind w:left="142"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0AA4D5E5" w14:textId="77777777" w:rsidTr="00EB02DD">
        <w:trPr>
          <w:trHeight w:val="315"/>
          <w:trPrChange w:id="1442" w:author="Diego Andrés Villavicencio Cando" w:date="2020-06-07T12:25:00Z">
            <w:trPr>
              <w:trHeight w:val="315"/>
            </w:trPr>
          </w:trPrChange>
        </w:trPr>
        <w:tc>
          <w:tcPr>
            <w:tcW w:w="1555" w:type="dxa"/>
            <w:hideMark/>
            <w:tcPrChange w:id="1443"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2C0D4C05"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3</w:t>
            </w:r>
          </w:p>
        </w:tc>
        <w:tc>
          <w:tcPr>
            <w:tcW w:w="6945" w:type="dxa"/>
            <w:gridSpan w:val="2"/>
            <w:hideMark/>
            <w:tcPrChange w:id="1444"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152A164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D7C42EB" w14:textId="77777777" w:rsidTr="00B8351F">
        <w:trPr>
          <w:trHeight w:val="315"/>
          <w:trPrChange w:id="1445" w:author="Diego Andrés Villavicencio Cando" w:date="2020-06-07T12:25:00Z">
            <w:trPr>
              <w:trHeight w:val="315"/>
            </w:trPr>
          </w:trPrChange>
        </w:trPr>
        <w:tc>
          <w:tcPr>
            <w:tcW w:w="8500" w:type="dxa"/>
            <w:gridSpan w:val="3"/>
            <w:hideMark/>
            <w:tcPrChange w:id="1446"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0AE6597" w14:textId="611C6EB8"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 login</w:t>
            </w:r>
          </w:p>
        </w:tc>
      </w:tr>
      <w:tr w:rsidR="001F35E6" w:rsidRPr="00BE1DB2" w14:paraId="44258EB2" w14:textId="77777777" w:rsidTr="00B8351F">
        <w:trPr>
          <w:trHeight w:val="300"/>
          <w:trPrChange w:id="1447" w:author="Diego Andrés Villavicencio Cando" w:date="2020-06-07T12:25:00Z">
            <w:trPr>
              <w:trHeight w:val="300"/>
            </w:trPr>
          </w:trPrChange>
        </w:trPr>
        <w:tc>
          <w:tcPr>
            <w:tcW w:w="3220" w:type="dxa"/>
            <w:gridSpan w:val="2"/>
            <w:hideMark/>
            <w:tcPrChange w:id="1448"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53203552"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49"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15AA5FB0"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615B6F0" w14:textId="77777777" w:rsidTr="00B8351F">
        <w:trPr>
          <w:trHeight w:val="315"/>
          <w:trPrChange w:id="1450" w:author="Diego Andrés Villavicencio Cando" w:date="2020-06-07T12:25:00Z">
            <w:trPr>
              <w:trHeight w:val="315"/>
            </w:trPr>
          </w:trPrChange>
        </w:trPr>
        <w:tc>
          <w:tcPr>
            <w:tcW w:w="3220" w:type="dxa"/>
            <w:gridSpan w:val="2"/>
            <w:hideMark/>
            <w:tcPrChange w:id="1451"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FE01F7F"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52"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4254D5E"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Baja</w:t>
            </w:r>
          </w:p>
        </w:tc>
      </w:tr>
      <w:tr w:rsidR="001F35E6" w:rsidRPr="00BE1DB2" w14:paraId="7C062917" w14:textId="77777777" w:rsidTr="00B8351F">
        <w:trPr>
          <w:trHeight w:val="315"/>
          <w:trPrChange w:id="1453" w:author="Diego Andrés Villavicencio Cando" w:date="2020-06-07T12:25:00Z">
            <w:trPr>
              <w:trHeight w:val="315"/>
            </w:trPr>
          </w:trPrChange>
        </w:trPr>
        <w:tc>
          <w:tcPr>
            <w:tcW w:w="3220" w:type="dxa"/>
            <w:gridSpan w:val="2"/>
            <w:hideMark/>
            <w:tcPrChange w:id="1454"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2A17D9F9"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9</w:t>
            </w:r>
          </w:p>
        </w:tc>
        <w:tc>
          <w:tcPr>
            <w:tcW w:w="5280" w:type="dxa"/>
            <w:hideMark/>
            <w:tcPrChange w:id="1455"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7011F58E"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64DDDDCC" w14:textId="77777777" w:rsidTr="00B8351F">
        <w:trPr>
          <w:trHeight w:val="315"/>
          <w:trPrChange w:id="1456" w:author="Diego Andrés Villavicencio Cando" w:date="2020-06-07T12:25:00Z">
            <w:trPr>
              <w:trHeight w:val="315"/>
            </w:trPr>
          </w:trPrChange>
        </w:trPr>
        <w:tc>
          <w:tcPr>
            <w:tcW w:w="8500" w:type="dxa"/>
            <w:gridSpan w:val="3"/>
            <w:hideMark/>
            <w:tcPrChange w:id="1457"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136355C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1818E6B" w14:textId="77777777" w:rsidTr="00B8351F">
        <w:trPr>
          <w:trHeight w:val="300"/>
          <w:trPrChange w:id="1458" w:author="Diego Andrés Villavicencio Cando" w:date="2020-06-07T12:25:00Z">
            <w:trPr>
              <w:trHeight w:val="300"/>
            </w:trPr>
          </w:trPrChange>
        </w:trPr>
        <w:tc>
          <w:tcPr>
            <w:tcW w:w="8500" w:type="dxa"/>
            <w:gridSpan w:val="3"/>
            <w:hideMark/>
            <w:tcPrChange w:id="1459"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E92D1A6"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53DD9A01" w14:textId="77777777" w:rsidTr="00B8351F">
        <w:trPr>
          <w:trHeight w:val="315"/>
          <w:trPrChange w:id="1460" w:author="Diego Andrés Villavicencio Cando" w:date="2020-06-07T12:25:00Z">
            <w:trPr>
              <w:trHeight w:val="315"/>
            </w:trPr>
          </w:trPrChange>
        </w:trPr>
        <w:tc>
          <w:tcPr>
            <w:tcW w:w="8500" w:type="dxa"/>
            <w:gridSpan w:val="3"/>
            <w:hideMark/>
            <w:tcPrChange w:id="1461"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724172CA" w14:textId="335285B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log</w:t>
            </w:r>
            <w:r w:rsidR="00D75AA4">
              <w:rPr>
                <w:rFonts w:ascii="Arial" w:eastAsia="Times New Roman" w:hAnsi="Arial" w:cs="Arial"/>
                <w:color w:val="000000"/>
                <w:lang w:eastAsia="es-EC"/>
              </w:rPr>
              <w:t>u</w:t>
            </w:r>
            <w:r w:rsidRPr="00BE1DB2">
              <w:rPr>
                <w:rFonts w:ascii="Arial" w:eastAsia="Times New Roman" w:hAnsi="Arial" w:cs="Arial"/>
                <w:color w:val="000000"/>
                <w:lang w:eastAsia="es-EC"/>
              </w:rPr>
              <w:t>earse para ingresar a</w:t>
            </w:r>
            <w:r w:rsidR="005B1FAE">
              <w:rPr>
                <w:rFonts w:ascii="Arial" w:eastAsia="Times New Roman" w:hAnsi="Arial" w:cs="Arial"/>
                <w:color w:val="000000"/>
                <w:lang w:eastAsia="es-EC"/>
              </w:rPr>
              <w:t xml:space="preserve"> </w:t>
            </w:r>
            <w:r w:rsidRPr="00BE1DB2">
              <w:rPr>
                <w:rFonts w:ascii="Arial" w:eastAsia="Times New Roman" w:hAnsi="Arial" w:cs="Arial"/>
                <w:color w:val="000000"/>
                <w:lang w:eastAsia="es-EC"/>
              </w:rPr>
              <w:t>l</w:t>
            </w:r>
            <w:r w:rsidR="005B1FAE">
              <w:rPr>
                <w:rFonts w:ascii="Arial" w:eastAsia="Times New Roman" w:hAnsi="Arial" w:cs="Arial"/>
                <w:color w:val="000000"/>
                <w:lang w:eastAsia="es-EC"/>
              </w:rPr>
              <w:t>a aplicación móvil.</w:t>
            </w:r>
          </w:p>
        </w:tc>
      </w:tr>
      <w:tr w:rsidR="001F35E6" w:rsidRPr="00BE1DB2" w14:paraId="393AE702" w14:textId="77777777" w:rsidTr="00B8351F">
        <w:trPr>
          <w:trHeight w:val="300"/>
          <w:trPrChange w:id="1462" w:author="Diego Andrés Villavicencio Cando" w:date="2020-06-07T12:25:00Z">
            <w:trPr>
              <w:trHeight w:val="300"/>
            </w:trPr>
          </w:trPrChange>
        </w:trPr>
        <w:tc>
          <w:tcPr>
            <w:tcW w:w="8500" w:type="dxa"/>
            <w:gridSpan w:val="3"/>
            <w:hideMark/>
            <w:tcPrChange w:id="1463"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776A047B"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2615C7D6" w14:textId="77777777" w:rsidTr="00B8351F">
        <w:trPr>
          <w:trHeight w:val="315"/>
          <w:trPrChange w:id="1464" w:author="Diego Andrés Villavicencio Cando" w:date="2020-06-07T12:25:00Z">
            <w:trPr>
              <w:trHeight w:val="315"/>
            </w:trPr>
          </w:trPrChange>
        </w:trPr>
        <w:tc>
          <w:tcPr>
            <w:tcW w:w="8500" w:type="dxa"/>
            <w:gridSpan w:val="3"/>
            <w:hideMark/>
            <w:tcPrChange w:id="1465"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3BD092D"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 login donde deberán ingresar su correo electrónico y su contraseña.</w:t>
            </w:r>
          </w:p>
        </w:tc>
      </w:tr>
    </w:tbl>
    <w:p w14:paraId="0A448703" w14:textId="7A175E26" w:rsidR="007606DF" w:rsidRPr="007606DF" w:rsidRDefault="007606DF" w:rsidP="007606DF">
      <w:pPr>
        <w:pStyle w:val="Descripcin"/>
        <w:keepNext/>
        <w:jc w:val="center"/>
        <w:rPr>
          <w:rFonts w:ascii="Arial" w:hAnsi="Arial" w:cs="Arial"/>
          <w:b/>
          <w:bCs/>
          <w:i w:val="0"/>
          <w:iCs w:val="0"/>
          <w:color w:val="000000" w:themeColor="text1"/>
          <w:sz w:val="20"/>
          <w:szCs w:val="20"/>
        </w:rPr>
      </w:pPr>
      <w:bookmarkStart w:id="1466" w:name="_Toc45264878"/>
      <w:r w:rsidRPr="007606DF">
        <w:rPr>
          <w:rFonts w:ascii="Arial" w:hAnsi="Arial" w:cs="Arial"/>
          <w:b/>
          <w:bCs/>
          <w:i w:val="0"/>
          <w:iCs w:val="0"/>
          <w:color w:val="000000" w:themeColor="text1"/>
          <w:sz w:val="20"/>
          <w:szCs w:val="20"/>
        </w:rPr>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Historia de usuario 4 - Registro</w:t>
      </w:r>
      <w:bookmarkEnd w:id="1466"/>
    </w:p>
    <w:tbl>
      <w:tblPr>
        <w:tblStyle w:val="Tablaconcuadrcula"/>
        <w:tblW w:w="8500" w:type="dxa"/>
        <w:tblLook w:val="04A0" w:firstRow="1" w:lastRow="0" w:firstColumn="1" w:lastColumn="0" w:noHBand="0" w:noVBand="1"/>
        <w:tblPrChange w:id="1467"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555"/>
        <w:gridCol w:w="1665"/>
        <w:gridCol w:w="5280"/>
        <w:tblGridChange w:id="1468">
          <w:tblGrid>
            <w:gridCol w:w="1200"/>
            <w:gridCol w:w="2020"/>
            <w:gridCol w:w="6440"/>
          </w:tblGrid>
        </w:tblGridChange>
      </w:tblGrid>
      <w:tr w:rsidR="001F35E6" w:rsidRPr="00BE1DB2" w14:paraId="5FC30656" w14:textId="77777777" w:rsidTr="00B8351F">
        <w:trPr>
          <w:trHeight w:val="315"/>
          <w:trPrChange w:id="1469" w:author="Diego Andrés Villavicencio Cando" w:date="2020-06-07T12:25:00Z">
            <w:trPr>
              <w:trHeight w:val="315"/>
            </w:trPr>
          </w:trPrChange>
        </w:trPr>
        <w:tc>
          <w:tcPr>
            <w:tcW w:w="8500" w:type="dxa"/>
            <w:gridSpan w:val="3"/>
            <w:hideMark/>
            <w:tcPrChange w:id="1470"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5BAB9013" w14:textId="77777777" w:rsidR="001F35E6" w:rsidRPr="00BE1DB2" w:rsidRDefault="001F35E6" w:rsidP="00E73F36">
            <w:pPr>
              <w:ind w:left="142"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5809C30B" w14:textId="77777777" w:rsidTr="00EB02DD">
        <w:trPr>
          <w:trHeight w:val="315"/>
          <w:trPrChange w:id="1471" w:author="Diego Andrés Villavicencio Cando" w:date="2020-06-07T12:25:00Z">
            <w:trPr>
              <w:trHeight w:val="315"/>
            </w:trPr>
          </w:trPrChange>
        </w:trPr>
        <w:tc>
          <w:tcPr>
            <w:tcW w:w="1555" w:type="dxa"/>
            <w:hideMark/>
            <w:tcPrChange w:id="1472"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57D6FE7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4</w:t>
            </w:r>
          </w:p>
        </w:tc>
        <w:tc>
          <w:tcPr>
            <w:tcW w:w="6945" w:type="dxa"/>
            <w:gridSpan w:val="2"/>
            <w:hideMark/>
            <w:tcPrChange w:id="1473"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6DEDD4CE"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9399269" w14:textId="77777777" w:rsidTr="00B8351F">
        <w:trPr>
          <w:trHeight w:val="315"/>
          <w:trPrChange w:id="1474" w:author="Diego Andrés Villavicencio Cando" w:date="2020-06-07T12:25:00Z">
            <w:trPr>
              <w:trHeight w:val="315"/>
            </w:trPr>
          </w:trPrChange>
        </w:trPr>
        <w:tc>
          <w:tcPr>
            <w:tcW w:w="8500" w:type="dxa"/>
            <w:gridSpan w:val="3"/>
            <w:hideMark/>
            <w:tcPrChange w:id="1475"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098C5F88"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una página donde pueda registrarme</w:t>
            </w:r>
          </w:p>
        </w:tc>
      </w:tr>
      <w:tr w:rsidR="001F35E6" w:rsidRPr="00BE1DB2" w14:paraId="3978E437" w14:textId="77777777" w:rsidTr="00B8351F">
        <w:trPr>
          <w:trHeight w:val="300"/>
          <w:trPrChange w:id="1476" w:author="Diego Andrés Villavicencio Cando" w:date="2020-06-07T12:25:00Z">
            <w:trPr>
              <w:trHeight w:val="300"/>
            </w:trPr>
          </w:trPrChange>
        </w:trPr>
        <w:tc>
          <w:tcPr>
            <w:tcW w:w="3220" w:type="dxa"/>
            <w:gridSpan w:val="2"/>
            <w:hideMark/>
            <w:tcPrChange w:id="1477"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60B2B436"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78"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42B8754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559B21E" w14:textId="77777777" w:rsidTr="00B8351F">
        <w:trPr>
          <w:trHeight w:val="315"/>
          <w:trPrChange w:id="1479" w:author="Diego Andrés Villavicencio Cando" w:date="2020-06-07T12:25:00Z">
            <w:trPr>
              <w:trHeight w:val="315"/>
            </w:trPr>
          </w:trPrChange>
        </w:trPr>
        <w:tc>
          <w:tcPr>
            <w:tcW w:w="3220" w:type="dxa"/>
            <w:gridSpan w:val="2"/>
            <w:hideMark/>
            <w:tcPrChange w:id="1480"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DD7D244"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81"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BAA7511"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Media</w:t>
            </w:r>
          </w:p>
        </w:tc>
      </w:tr>
      <w:tr w:rsidR="001F35E6" w:rsidRPr="00BE1DB2" w14:paraId="4D40AF9A" w14:textId="77777777" w:rsidTr="00B8351F">
        <w:trPr>
          <w:trHeight w:val="315"/>
          <w:trPrChange w:id="1482" w:author="Diego Andrés Villavicencio Cando" w:date="2020-06-07T12:25:00Z">
            <w:trPr>
              <w:trHeight w:val="315"/>
            </w:trPr>
          </w:trPrChange>
        </w:trPr>
        <w:tc>
          <w:tcPr>
            <w:tcW w:w="3220" w:type="dxa"/>
            <w:gridSpan w:val="2"/>
            <w:hideMark/>
            <w:tcPrChange w:id="1483"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D12F16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7</w:t>
            </w:r>
          </w:p>
        </w:tc>
        <w:tc>
          <w:tcPr>
            <w:tcW w:w="5280" w:type="dxa"/>
            <w:hideMark/>
            <w:tcPrChange w:id="1484"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5AC4DC34"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4437A9A7" w14:textId="77777777" w:rsidTr="00B8351F">
        <w:trPr>
          <w:trHeight w:val="315"/>
          <w:trPrChange w:id="1485" w:author="Diego Andrés Villavicencio Cando" w:date="2020-06-07T12:25:00Z">
            <w:trPr>
              <w:trHeight w:val="315"/>
            </w:trPr>
          </w:trPrChange>
        </w:trPr>
        <w:tc>
          <w:tcPr>
            <w:tcW w:w="8500" w:type="dxa"/>
            <w:gridSpan w:val="3"/>
            <w:hideMark/>
            <w:tcPrChange w:id="1486"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459D725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4005064" w14:textId="77777777" w:rsidTr="00B8351F">
        <w:trPr>
          <w:trHeight w:val="300"/>
          <w:trPrChange w:id="1487" w:author="Diego Andrés Villavicencio Cando" w:date="2020-06-07T12:25:00Z">
            <w:trPr>
              <w:trHeight w:val="300"/>
            </w:trPr>
          </w:trPrChange>
        </w:trPr>
        <w:tc>
          <w:tcPr>
            <w:tcW w:w="8500" w:type="dxa"/>
            <w:gridSpan w:val="3"/>
            <w:hideMark/>
            <w:tcPrChange w:id="1488"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6743ACB"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77455A24" w14:textId="77777777" w:rsidTr="00B8351F">
        <w:trPr>
          <w:trHeight w:val="315"/>
          <w:trPrChange w:id="1489" w:author="Diego Andrés Villavicencio Cando" w:date="2020-06-07T12:25:00Z">
            <w:trPr>
              <w:trHeight w:val="315"/>
            </w:trPr>
          </w:trPrChange>
        </w:trPr>
        <w:tc>
          <w:tcPr>
            <w:tcW w:w="8500" w:type="dxa"/>
            <w:gridSpan w:val="3"/>
            <w:hideMark/>
            <w:tcPrChange w:id="1490"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B18F395" w14:textId="12A5B9C6"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registrarse y poder ingresar a la aplicación</w:t>
            </w:r>
          </w:p>
        </w:tc>
      </w:tr>
      <w:tr w:rsidR="001F35E6" w:rsidRPr="00BE1DB2" w14:paraId="294866BD" w14:textId="77777777" w:rsidTr="00B8351F">
        <w:trPr>
          <w:trHeight w:val="300"/>
          <w:trPrChange w:id="1491" w:author="Diego Andrés Villavicencio Cando" w:date="2020-06-07T12:25:00Z">
            <w:trPr>
              <w:trHeight w:val="300"/>
            </w:trPr>
          </w:trPrChange>
        </w:trPr>
        <w:tc>
          <w:tcPr>
            <w:tcW w:w="8500" w:type="dxa"/>
            <w:gridSpan w:val="3"/>
            <w:hideMark/>
            <w:tcPrChange w:id="1492"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3AA00E11"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082B6712" w14:textId="77777777" w:rsidTr="00B8351F">
        <w:trPr>
          <w:trHeight w:val="570"/>
          <w:trPrChange w:id="1493" w:author="Diego Andrés Villavicencio Cando" w:date="2020-06-07T12:25:00Z">
            <w:trPr>
              <w:trHeight w:val="570"/>
            </w:trPr>
          </w:trPrChange>
        </w:trPr>
        <w:tc>
          <w:tcPr>
            <w:tcW w:w="8500" w:type="dxa"/>
            <w:gridSpan w:val="3"/>
            <w:hideMark/>
            <w:tcPrChange w:id="1494"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599A1BDA"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una página de registro donde deberán ingresar su nombre, correo electrónico y una contraseña.</w:t>
            </w:r>
          </w:p>
        </w:tc>
      </w:tr>
    </w:tbl>
    <w:p w14:paraId="5A78D1E1" w14:textId="77777777" w:rsidR="001F35E6" w:rsidRPr="00BE1DB2" w:rsidRDefault="001F35E6" w:rsidP="00E73F36">
      <w:pPr>
        <w:ind w:left="142"/>
        <w:rPr>
          <w:rFonts w:ascii="Arial" w:hAnsi="Arial" w:cs="Arial"/>
          <w:b/>
          <w:bCs/>
          <w:color w:val="000000" w:themeColor="text1"/>
          <w:sz w:val="18"/>
          <w:szCs w:val="18"/>
        </w:rPr>
      </w:pPr>
    </w:p>
    <w:p w14:paraId="1F6861D2" w14:textId="7680539D" w:rsidR="00954C19" w:rsidRPr="00EB02DD" w:rsidRDefault="00BE08E3" w:rsidP="00E73F36">
      <w:pPr>
        <w:pStyle w:val="Ttulo3"/>
        <w:numPr>
          <w:ilvl w:val="2"/>
          <w:numId w:val="2"/>
        </w:numPr>
        <w:spacing w:line="360" w:lineRule="auto"/>
        <w:ind w:left="142"/>
        <w:rPr>
          <w:rFonts w:ascii="Arial" w:hAnsi="Arial" w:cs="Arial"/>
          <w:b/>
          <w:bCs/>
          <w:color w:val="000000" w:themeColor="text1"/>
        </w:rPr>
      </w:pPr>
      <w:bookmarkStart w:id="1495" w:name="_Toc34668652"/>
      <w:bookmarkStart w:id="1496" w:name="_Toc45264837"/>
      <w:r w:rsidRPr="00EB02DD">
        <w:rPr>
          <w:rFonts w:ascii="Arial" w:hAnsi="Arial" w:cs="Arial"/>
          <w:b/>
          <w:bCs/>
          <w:color w:val="000000" w:themeColor="text1"/>
        </w:rPr>
        <w:lastRenderedPageBreak/>
        <w:t xml:space="preserve">Desarrollo del sprint </w:t>
      </w:r>
      <w:r w:rsidR="00DB315C" w:rsidRPr="00EB02DD">
        <w:rPr>
          <w:rFonts w:ascii="Arial" w:hAnsi="Arial" w:cs="Arial"/>
          <w:b/>
          <w:bCs/>
          <w:color w:val="000000" w:themeColor="text1"/>
        </w:rPr>
        <w:t>2</w:t>
      </w:r>
      <w:r w:rsidRPr="00EB02DD">
        <w:rPr>
          <w:rFonts w:ascii="Arial" w:hAnsi="Arial" w:cs="Arial"/>
          <w:b/>
          <w:bCs/>
          <w:color w:val="000000" w:themeColor="text1"/>
        </w:rPr>
        <w:t>. Elaboración de</w:t>
      </w:r>
      <w:r w:rsidR="003A7E88" w:rsidRPr="00EB02DD">
        <w:rPr>
          <w:rFonts w:ascii="Arial" w:hAnsi="Arial" w:cs="Arial"/>
          <w:b/>
          <w:bCs/>
          <w:color w:val="000000" w:themeColor="text1"/>
        </w:rPr>
        <w:t xml:space="preserve">l </w:t>
      </w:r>
      <w:r w:rsidRPr="00EB02DD">
        <w:rPr>
          <w:rFonts w:ascii="Arial" w:hAnsi="Arial" w:cs="Arial"/>
          <w:b/>
          <w:bCs/>
          <w:color w:val="000000" w:themeColor="text1"/>
        </w:rPr>
        <w:t>módulo de aprendizaje.</w:t>
      </w:r>
      <w:bookmarkEnd w:id="1495"/>
      <w:bookmarkEnd w:id="1496"/>
    </w:p>
    <w:p w14:paraId="027D7B80" w14:textId="08C87E53" w:rsidR="00BE08E3" w:rsidRPr="00EB02DD" w:rsidRDefault="00BE08E3" w:rsidP="00E73F36">
      <w:pPr>
        <w:spacing w:line="360" w:lineRule="auto"/>
        <w:ind w:left="142"/>
        <w:rPr>
          <w:rFonts w:ascii="Arial" w:hAnsi="Arial" w:cs="Arial"/>
          <w:b/>
          <w:bCs/>
          <w:color w:val="000000" w:themeColor="text1"/>
        </w:rPr>
      </w:pPr>
      <w:r w:rsidRPr="00EB02DD">
        <w:rPr>
          <w:rFonts w:ascii="Arial" w:hAnsi="Arial" w:cs="Arial"/>
          <w:b/>
          <w:bCs/>
          <w:color w:val="000000" w:themeColor="text1"/>
        </w:rPr>
        <w:t xml:space="preserve">Planificación del sprint </w:t>
      </w:r>
      <w:r w:rsidR="00DB315C" w:rsidRPr="00EB02DD">
        <w:rPr>
          <w:rFonts w:ascii="Arial" w:hAnsi="Arial" w:cs="Arial"/>
          <w:b/>
          <w:bCs/>
          <w:color w:val="000000" w:themeColor="text1"/>
        </w:rPr>
        <w:t>2</w:t>
      </w:r>
    </w:p>
    <w:p w14:paraId="22F7988C" w14:textId="200C411C" w:rsidR="00BE08E3" w:rsidRPr="00BE1DB2" w:rsidRDefault="002E7C05"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Este sprint tuvo una duración de </w:t>
      </w:r>
      <w:r w:rsidR="00C10C4C" w:rsidRPr="00BE1DB2">
        <w:rPr>
          <w:rFonts w:ascii="Arial" w:hAnsi="Arial" w:cs="Arial"/>
          <w:color w:val="000000" w:themeColor="text1"/>
        </w:rPr>
        <w:t>18</w:t>
      </w:r>
      <w:r w:rsidRPr="00BE1DB2">
        <w:rPr>
          <w:rFonts w:ascii="Arial" w:hAnsi="Arial" w:cs="Arial"/>
          <w:color w:val="000000" w:themeColor="text1"/>
        </w:rPr>
        <w:t xml:space="preserve"> </w:t>
      </w:r>
      <w:r w:rsidR="006818B2" w:rsidRPr="00BE1DB2">
        <w:rPr>
          <w:rFonts w:ascii="Arial" w:hAnsi="Arial" w:cs="Arial"/>
          <w:color w:val="000000" w:themeColor="text1"/>
        </w:rPr>
        <w:t>días</w:t>
      </w:r>
      <w:r w:rsidRPr="00BE1DB2">
        <w:rPr>
          <w:rFonts w:ascii="Arial" w:hAnsi="Arial" w:cs="Arial"/>
          <w:color w:val="000000" w:themeColor="text1"/>
        </w:rPr>
        <w:t xml:space="preserve">, trabajando de 2 a 3 horas al </w:t>
      </w:r>
      <w:r w:rsidR="00886892" w:rsidRPr="00BE1DB2">
        <w:rPr>
          <w:rFonts w:ascii="Arial" w:hAnsi="Arial" w:cs="Arial"/>
          <w:color w:val="000000" w:themeColor="text1"/>
        </w:rPr>
        <w:t>día</w:t>
      </w:r>
      <w:r w:rsidRPr="00BE1DB2">
        <w:rPr>
          <w:rFonts w:ascii="Arial" w:hAnsi="Arial" w:cs="Arial"/>
          <w:color w:val="000000" w:themeColor="text1"/>
        </w:rPr>
        <w:t xml:space="preserve">, teniendo un total de </w:t>
      </w:r>
      <w:r w:rsidR="00C10C4C" w:rsidRPr="00BE1DB2">
        <w:rPr>
          <w:rFonts w:ascii="Arial" w:hAnsi="Arial" w:cs="Arial"/>
          <w:color w:val="000000" w:themeColor="text1"/>
        </w:rPr>
        <w:t>54</w:t>
      </w:r>
      <w:r w:rsidRPr="00BE1DB2">
        <w:rPr>
          <w:rFonts w:ascii="Arial" w:hAnsi="Arial" w:cs="Arial"/>
          <w:color w:val="000000" w:themeColor="text1"/>
        </w:rPr>
        <w:t xml:space="preserve"> horas aproximadamente. El objetivo de este sprint </w:t>
      </w:r>
      <w:r w:rsidR="00886892" w:rsidRPr="00BE1DB2">
        <w:rPr>
          <w:rFonts w:ascii="Arial" w:hAnsi="Arial" w:cs="Arial"/>
          <w:color w:val="000000" w:themeColor="text1"/>
        </w:rPr>
        <w:t xml:space="preserve">fue definir </w:t>
      </w:r>
      <w:r w:rsidR="00E469C9" w:rsidRPr="00BE1DB2">
        <w:rPr>
          <w:rFonts w:ascii="Arial" w:hAnsi="Arial" w:cs="Arial"/>
          <w:color w:val="000000" w:themeColor="text1"/>
        </w:rPr>
        <w:t xml:space="preserve">el </w:t>
      </w:r>
      <w:r w:rsidR="00886892" w:rsidRPr="00BE1DB2">
        <w:rPr>
          <w:rFonts w:ascii="Arial" w:hAnsi="Arial" w:cs="Arial"/>
          <w:color w:val="000000" w:themeColor="text1"/>
        </w:rPr>
        <w:t>módulo de aprendizaje el cual tiene como contenido los siguientes ítems:</w:t>
      </w:r>
    </w:p>
    <w:p w14:paraId="0FA3EB70" w14:textId="38EACD81"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Colores, letras y </w:t>
      </w:r>
      <w:r w:rsidR="00E40115" w:rsidRPr="00BE1DB2">
        <w:rPr>
          <w:rFonts w:ascii="Arial" w:hAnsi="Arial" w:cs="Arial"/>
          <w:color w:val="000000" w:themeColor="text1"/>
        </w:rPr>
        <w:t>números</w:t>
      </w:r>
    </w:p>
    <w:p w14:paraId="1E8BD120" w14:textId="77777777" w:rsidR="00D74C11" w:rsidRPr="00BE1DB2" w:rsidRDefault="00D74C11"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Animales</w:t>
      </w:r>
    </w:p>
    <w:p w14:paraId="74E27D42" w14:textId="38CCEA83"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Mese</w:t>
      </w:r>
      <w:r w:rsidR="00CE0028">
        <w:rPr>
          <w:rFonts w:ascii="Arial" w:hAnsi="Arial" w:cs="Arial"/>
          <w:color w:val="000000" w:themeColor="text1"/>
        </w:rPr>
        <w:t>s</w:t>
      </w:r>
      <w:r w:rsidRPr="00BE1DB2">
        <w:rPr>
          <w:rFonts w:ascii="Arial" w:hAnsi="Arial" w:cs="Arial"/>
          <w:color w:val="000000" w:themeColor="text1"/>
        </w:rPr>
        <w:t>, días y horas</w:t>
      </w:r>
    </w:p>
    <w:p w14:paraId="2FEC3581" w14:textId="77777777" w:rsidR="00D74C11" w:rsidRPr="00BE1DB2" w:rsidRDefault="00110F6D"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Profesiones</w:t>
      </w:r>
    </w:p>
    <w:p w14:paraId="13CD5854" w14:textId="17940F17"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Ecuador, transporte y frutas</w:t>
      </w:r>
    </w:p>
    <w:p w14:paraId="47C24669" w14:textId="77777777" w:rsidR="00954C19" w:rsidRPr="00BE1DB2" w:rsidRDefault="00D74C11" w:rsidP="00E73F36">
      <w:pPr>
        <w:pStyle w:val="Textoindependiente"/>
        <w:spacing w:before="138" w:line="360" w:lineRule="auto"/>
        <w:ind w:left="142" w:firstLine="851"/>
        <w:jc w:val="both"/>
        <w:rPr>
          <w:color w:val="000000" w:themeColor="text1"/>
          <w:sz w:val="22"/>
          <w:szCs w:val="22"/>
          <w:lang w:val="es-EC"/>
        </w:rPr>
      </w:pPr>
      <w:r w:rsidRPr="00BE1DB2">
        <w:rPr>
          <w:color w:val="000000" w:themeColor="text1"/>
          <w:sz w:val="22"/>
          <w:szCs w:val="22"/>
          <w:lang w:val="es-EC"/>
        </w:rPr>
        <w:t xml:space="preserve">En cada ítem se desarrolló su respectivo formulario. Una vez definida la página principal, se procede al desarrollo del módulo de aprendizaje en donde se procedió a desarrollar las vistas de: </w:t>
      </w:r>
    </w:p>
    <w:p w14:paraId="03141752" w14:textId="5A2D0D4F" w:rsidR="00110F6D" w:rsidRPr="00BE1DB2" w:rsidRDefault="00E40115" w:rsidP="00EB02DD">
      <w:pPr>
        <w:pStyle w:val="Prrafodelista"/>
        <w:numPr>
          <w:ilvl w:val="0"/>
          <w:numId w:val="30"/>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Colores, letras y </w:t>
      </w:r>
      <w:r w:rsidR="001E340E" w:rsidRPr="00BE1DB2">
        <w:rPr>
          <w:rFonts w:ascii="Arial" w:hAnsi="Arial" w:cs="Arial"/>
          <w:color w:val="000000" w:themeColor="text1"/>
        </w:rPr>
        <w:t>números</w:t>
      </w:r>
    </w:p>
    <w:p w14:paraId="34CF4AD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Abecedario</w:t>
      </w:r>
    </w:p>
    <w:p w14:paraId="0F777188"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Números</w:t>
      </w:r>
    </w:p>
    <w:p w14:paraId="744B1AD6"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 xml:space="preserve">Colores </w:t>
      </w:r>
    </w:p>
    <w:p w14:paraId="005178EF" w14:textId="77777777" w:rsidR="00E469C9"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Figuras</w:t>
      </w:r>
    </w:p>
    <w:p w14:paraId="50991F99" w14:textId="77777777" w:rsidR="00E469C9" w:rsidRPr="00BE1DB2" w:rsidRDefault="00E469C9" w:rsidP="00EB02DD">
      <w:pPr>
        <w:pStyle w:val="Textoindependiente"/>
        <w:numPr>
          <w:ilvl w:val="0"/>
          <w:numId w:val="30"/>
        </w:numPr>
        <w:spacing w:before="138" w:line="360" w:lineRule="auto"/>
        <w:ind w:left="142" w:firstLine="0"/>
        <w:jc w:val="both"/>
        <w:rPr>
          <w:color w:val="000000" w:themeColor="text1"/>
          <w:sz w:val="22"/>
          <w:szCs w:val="22"/>
          <w:lang w:val="es-EC"/>
        </w:rPr>
      </w:pPr>
      <w:r w:rsidRPr="00BE1DB2">
        <w:rPr>
          <w:color w:val="000000" w:themeColor="text1"/>
          <w:sz w:val="22"/>
          <w:szCs w:val="22"/>
          <w:lang w:val="es-EC"/>
        </w:rPr>
        <w:t>Animales</w:t>
      </w:r>
    </w:p>
    <w:p w14:paraId="1D5E01F5"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Mamíferos</w:t>
      </w:r>
    </w:p>
    <w:p w14:paraId="3A7DDFE8" w14:textId="77777777" w:rsidR="00110F6D"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Peces</w:t>
      </w:r>
    </w:p>
    <w:p w14:paraId="0A03A133" w14:textId="77777777" w:rsidR="00110F6D"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Aves</w:t>
      </w:r>
    </w:p>
    <w:p w14:paraId="484BD3CE"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Anfibios</w:t>
      </w:r>
    </w:p>
    <w:p w14:paraId="20095B1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Reptiles</w:t>
      </w:r>
    </w:p>
    <w:p w14:paraId="21F8E969"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Invertebrados</w:t>
      </w:r>
    </w:p>
    <w:p w14:paraId="651F2960" w14:textId="043FFF9C" w:rsidR="00110F6D" w:rsidRPr="00BE1DB2" w:rsidRDefault="00E40115" w:rsidP="00EB02DD">
      <w:pPr>
        <w:pStyle w:val="Prrafodelista"/>
        <w:numPr>
          <w:ilvl w:val="0"/>
          <w:numId w:val="30"/>
        </w:numPr>
        <w:spacing w:line="360" w:lineRule="auto"/>
        <w:ind w:left="142" w:firstLine="0"/>
        <w:jc w:val="both"/>
        <w:rPr>
          <w:rFonts w:ascii="Arial" w:hAnsi="Arial" w:cs="Arial"/>
          <w:color w:val="000000" w:themeColor="text1"/>
        </w:rPr>
      </w:pPr>
      <w:r w:rsidRPr="00BE1DB2">
        <w:rPr>
          <w:rFonts w:ascii="Arial" w:hAnsi="Arial" w:cs="Arial"/>
          <w:color w:val="000000" w:themeColor="text1"/>
        </w:rPr>
        <w:t>Meses</w:t>
      </w:r>
    </w:p>
    <w:p w14:paraId="7783259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Horas</w:t>
      </w:r>
    </w:p>
    <w:p w14:paraId="7D46B46D" w14:textId="77777777" w:rsidR="00E469C9"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Días</w:t>
      </w:r>
    </w:p>
    <w:p w14:paraId="276EE689" w14:textId="4B997E35" w:rsidR="00EC2345"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Meses</w:t>
      </w:r>
    </w:p>
    <w:p w14:paraId="648EE8F0" w14:textId="77777777" w:rsidR="00E469C9" w:rsidRPr="00BE1DB2" w:rsidRDefault="00110F6D" w:rsidP="00EB02DD">
      <w:pPr>
        <w:pStyle w:val="Textoindependiente"/>
        <w:numPr>
          <w:ilvl w:val="0"/>
          <w:numId w:val="31"/>
        </w:numPr>
        <w:spacing w:before="138" w:line="360" w:lineRule="auto"/>
        <w:ind w:left="142" w:firstLine="0"/>
        <w:jc w:val="both"/>
        <w:rPr>
          <w:color w:val="000000" w:themeColor="text1"/>
          <w:sz w:val="22"/>
          <w:szCs w:val="22"/>
          <w:lang w:val="es-EC"/>
        </w:rPr>
      </w:pPr>
      <w:r w:rsidRPr="00BE1DB2">
        <w:rPr>
          <w:color w:val="000000" w:themeColor="text1"/>
          <w:sz w:val="22"/>
          <w:szCs w:val="22"/>
          <w:lang w:val="es-EC"/>
        </w:rPr>
        <w:lastRenderedPageBreak/>
        <w:t>Profesiones</w:t>
      </w:r>
    </w:p>
    <w:p w14:paraId="598B30DA" w14:textId="0EA9DD88" w:rsidR="00110F6D" w:rsidRPr="00BE1DB2" w:rsidRDefault="00E40115" w:rsidP="00EB02DD">
      <w:pPr>
        <w:pStyle w:val="Prrafodelista"/>
        <w:numPr>
          <w:ilvl w:val="0"/>
          <w:numId w:val="31"/>
        </w:numPr>
        <w:spacing w:line="360" w:lineRule="auto"/>
        <w:ind w:left="142" w:firstLine="0"/>
        <w:jc w:val="both"/>
        <w:rPr>
          <w:rFonts w:ascii="Arial" w:hAnsi="Arial" w:cs="Arial"/>
          <w:color w:val="000000" w:themeColor="text1"/>
        </w:rPr>
      </w:pPr>
      <w:r w:rsidRPr="00BE1DB2">
        <w:rPr>
          <w:rFonts w:ascii="Arial" w:hAnsi="Arial" w:cs="Arial"/>
          <w:color w:val="000000" w:themeColor="text1"/>
        </w:rPr>
        <w:t>Ecuador</w:t>
      </w:r>
    </w:p>
    <w:p w14:paraId="4BDE0A17"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 xml:space="preserve">Transportes </w:t>
      </w:r>
    </w:p>
    <w:p w14:paraId="2035E79A"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Frutas</w:t>
      </w:r>
    </w:p>
    <w:p w14:paraId="4F02D137"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Provincias</w:t>
      </w:r>
    </w:p>
    <w:p w14:paraId="33B33650" w14:textId="6BBE9DAF" w:rsidR="00682680" w:rsidRPr="00F43EE9" w:rsidRDefault="00E469C9" w:rsidP="00F43EE9">
      <w:pPr>
        <w:spacing w:line="360" w:lineRule="auto"/>
        <w:ind w:left="142" w:firstLine="851"/>
        <w:jc w:val="both"/>
        <w:rPr>
          <w:rFonts w:ascii="Arial" w:hAnsi="Arial" w:cs="Arial"/>
          <w:b/>
          <w:color w:val="000000" w:themeColor="text1"/>
        </w:rPr>
      </w:pPr>
      <w:r w:rsidRPr="00BE1DB2">
        <w:rPr>
          <w:rFonts w:ascii="Arial" w:hAnsi="Arial" w:cs="Arial"/>
          <w:color w:val="000000" w:themeColor="text1"/>
        </w:rPr>
        <w:t xml:space="preserve">Finalmente se </w:t>
      </w:r>
      <w:r w:rsidR="000F1805" w:rsidRPr="00BE1DB2">
        <w:rPr>
          <w:rFonts w:ascii="Arial" w:hAnsi="Arial" w:cs="Arial"/>
          <w:color w:val="000000" w:themeColor="text1"/>
        </w:rPr>
        <w:t>desarrolló</w:t>
      </w:r>
      <w:r w:rsidRPr="00BE1DB2">
        <w:rPr>
          <w:rFonts w:ascii="Arial" w:hAnsi="Arial" w:cs="Arial"/>
          <w:color w:val="000000" w:themeColor="text1"/>
        </w:rPr>
        <w:t xml:space="preserve"> la </w:t>
      </w:r>
      <w:r w:rsidR="000F1805" w:rsidRPr="00BE1DB2">
        <w:rPr>
          <w:rFonts w:ascii="Arial" w:hAnsi="Arial" w:cs="Arial"/>
          <w:color w:val="000000" w:themeColor="text1"/>
        </w:rPr>
        <w:t>página</w:t>
      </w:r>
      <w:r w:rsidRPr="00BE1DB2">
        <w:rPr>
          <w:rFonts w:ascii="Arial" w:hAnsi="Arial" w:cs="Arial"/>
          <w:color w:val="000000" w:themeColor="text1"/>
        </w:rPr>
        <w:t xml:space="preserve"> principal a la cual acceden los </w:t>
      </w:r>
      <w:r w:rsidR="000F1805" w:rsidRPr="00BE1DB2">
        <w:rPr>
          <w:rFonts w:ascii="Arial" w:hAnsi="Arial" w:cs="Arial"/>
          <w:color w:val="000000" w:themeColor="text1"/>
        </w:rPr>
        <w:t xml:space="preserve">usuarios mediante un botón interactivo. La gestión de informes y notificaciones es bastante amplia y se llevó a cabo en los posteriores Sprint. </w:t>
      </w:r>
    </w:p>
    <w:p w14:paraId="46E799BF" w14:textId="6EA3235F" w:rsidR="00F43EE9" w:rsidRPr="00F43EE9" w:rsidRDefault="00F43EE9" w:rsidP="00F43EE9">
      <w:pPr>
        <w:pStyle w:val="Descripcin"/>
        <w:keepNext/>
        <w:jc w:val="center"/>
        <w:rPr>
          <w:rFonts w:ascii="Arial" w:hAnsi="Arial" w:cs="Arial"/>
          <w:i w:val="0"/>
          <w:iCs w:val="0"/>
          <w:color w:val="000000" w:themeColor="text1"/>
          <w:sz w:val="20"/>
          <w:szCs w:val="20"/>
        </w:rPr>
      </w:pPr>
      <w:bookmarkStart w:id="1497" w:name="_Toc45264879"/>
      <w:r w:rsidRPr="00F43EE9">
        <w:rPr>
          <w:rFonts w:ascii="Arial" w:hAnsi="Arial" w:cs="Arial"/>
          <w:b/>
          <w:bCs/>
          <w:i w:val="0"/>
          <w:iCs w:val="0"/>
          <w:color w:val="000000" w:themeColor="text1"/>
          <w:sz w:val="20"/>
          <w:szCs w:val="20"/>
        </w:rPr>
        <w:t xml:space="preserve">Tabla </w:t>
      </w:r>
      <w:r w:rsidRPr="00F43EE9">
        <w:rPr>
          <w:rFonts w:ascii="Arial" w:hAnsi="Arial" w:cs="Arial"/>
          <w:b/>
          <w:bCs/>
          <w:i w:val="0"/>
          <w:iCs w:val="0"/>
          <w:color w:val="000000" w:themeColor="text1"/>
          <w:sz w:val="20"/>
          <w:szCs w:val="20"/>
        </w:rPr>
        <w:fldChar w:fldCharType="begin"/>
      </w:r>
      <w:r w:rsidRPr="00F43EE9">
        <w:rPr>
          <w:rFonts w:ascii="Arial" w:hAnsi="Arial" w:cs="Arial"/>
          <w:b/>
          <w:bCs/>
          <w:i w:val="0"/>
          <w:iCs w:val="0"/>
          <w:color w:val="000000" w:themeColor="text1"/>
          <w:sz w:val="20"/>
          <w:szCs w:val="20"/>
        </w:rPr>
        <w:instrText xml:space="preserve"> SEQ Tabla \* ROMAN </w:instrText>
      </w:r>
      <w:r w:rsidRPr="00F43EE9">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XI</w:t>
      </w:r>
      <w:r w:rsidRPr="00F43EE9">
        <w:rPr>
          <w:rFonts w:ascii="Arial" w:hAnsi="Arial" w:cs="Arial"/>
          <w:b/>
          <w:bCs/>
          <w:i w:val="0"/>
          <w:iCs w:val="0"/>
          <w:color w:val="000000" w:themeColor="text1"/>
          <w:sz w:val="20"/>
          <w:szCs w:val="20"/>
        </w:rPr>
        <w:fldChar w:fldCharType="end"/>
      </w:r>
      <w:r w:rsidRPr="00F43EE9">
        <w:rPr>
          <w:rFonts w:ascii="Arial" w:hAnsi="Arial" w:cs="Arial"/>
          <w:b/>
          <w:bCs/>
          <w:i w:val="0"/>
          <w:iCs w:val="0"/>
          <w:color w:val="000000" w:themeColor="text1"/>
          <w:sz w:val="20"/>
          <w:szCs w:val="20"/>
        </w:rPr>
        <w:t xml:space="preserve">: </w:t>
      </w:r>
      <w:r w:rsidRPr="00F43EE9">
        <w:rPr>
          <w:rFonts w:ascii="Arial" w:hAnsi="Arial" w:cs="Arial"/>
          <w:i w:val="0"/>
          <w:iCs w:val="0"/>
          <w:color w:val="000000" w:themeColor="text1"/>
          <w:sz w:val="20"/>
          <w:szCs w:val="20"/>
        </w:rPr>
        <w:t>Historia de usuarios sprint 2</w:t>
      </w:r>
      <w:bookmarkEnd w:id="1497"/>
    </w:p>
    <w:tbl>
      <w:tblPr>
        <w:tblStyle w:val="Tablaconcuadrcula"/>
        <w:tblW w:w="8500" w:type="dxa"/>
        <w:tblLook w:val="04A0" w:firstRow="1" w:lastRow="0" w:firstColumn="1" w:lastColumn="0" w:noHBand="0" w:noVBand="1"/>
        <w:tblPrChange w:id="1498" w:author="Diego Andrés Villavicencio Cando" w:date="2020-06-07T12:26:00Z">
          <w:tblPr>
            <w:tblStyle w:val="Tablaconcuadrcula5oscura-nfasis3"/>
            <w:tblW w:w="9557" w:type="dxa"/>
            <w:tblInd w:w="-289" w:type="dxa"/>
            <w:tblLook w:val="04A0" w:firstRow="1" w:lastRow="0" w:firstColumn="1" w:lastColumn="0" w:noHBand="0" w:noVBand="1"/>
          </w:tblPr>
        </w:tblPrChange>
      </w:tblPr>
      <w:tblGrid>
        <w:gridCol w:w="921"/>
        <w:gridCol w:w="1716"/>
        <w:gridCol w:w="1962"/>
        <w:gridCol w:w="2674"/>
        <w:gridCol w:w="1227"/>
        <w:tblGridChange w:id="1499">
          <w:tblGrid>
            <w:gridCol w:w="779"/>
            <w:gridCol w:w="1583"/>
            <w:gridCol w:w="2046"/>
            <w:gridCol w:w="3025"/>
            <w:gridCol w:w="2124"/>
          </w:tblGrid>
        </w:tblGridChange>
      </w:tblGrid>
      <w:tr w:rsidR="00F97772" w:rsidRPr="00BE1DB2" w14:paraId="2E65A39C" w14:textId="77777777" w:rsidTr="00F43EE9">
        <w:trPr>
          <w:trHeight w:val="856"/>
          <w:trPrChange w:id="1500" w:author="Diego Andrés Villavicencio Cando" w:date="2020-06-07T12:26:00Z">
            <w:trPr>
              <w:trHeight w:val="856"/>
            </w:trPr>
          </w:trPrChange>
        </w:trPr>
        <w:tc>
          <w:tcPr>
            <w:tcW w:w="921" w:type="dxa"/>
            <w:tcPrChange w:id="1501" w:author="Diego Andrés Villavicencio Cando" w:date="2020-06-07T12:26:00Z">
              <w:tcPr>
                <w:tcW w:w="779" w:type="dxa"/>
              </w:tcPr>
            </w:tcPrChange>
          </w:tcPr>
          <w:p w14:paraId="224C60BC"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502" w:author="Diego Andrés Villavicencio Cando" w:date="2020-06-07T12:26:00Z">
              <w:tcPr>
                <w:tcW w:w="1583" w:type="dxa"/>
              </w:tcPr>
            </w:tcPrChange>
          </w:tcPr>
          <w:p w14:paraId="6727DB0B"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962" w:type="dxa"/>
            <w:tcPrChange w:id="1503" w:author="Diego Andrés Villavicencio Cando" w:date="2020-06-07T12:26:00Z">
              <w:tcPr>
                <w:tcW w:w="2046" w:type="dxa"/>
              </w:tcPr>
            </w:tcPrChange>
          </w:tcPr>
          <w:p w14:paraId="7F0B3186" w14:textId="05408D26"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674" w:type="dxa"/>
            <w:tcPrChange w:id="1504" w:author="Diego Andrés Villavicencio Cando" w:date="2020-06-07T12:26:00Z">
              <w:tcPr>
                <w:tcW w:w="3025" w:type="dxa"/>
              </w:tcPr>
            </w:tcPrChange>
          </w:tcPr>
          <w:p w14:paraId="6B77DD89"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Change w:id="1505" w:author="Diego Andrés Villavicencio Cando" w:date="2020-06-07T12:26:00Z">
              <w:tcPr>
                <w:tcW w:w="2124" w:type="dxa"/>
              </w:tcPr>
            </w:tcPrChange>
          </w:tcPr>
          <w:p w14:paraId="707AB459" w14:textId="5E705A26" w:rsidR="00BC573A" w:rsidRPr="00BE1DB2" w:rsidRDefault="00BC573A" w:rsidP="00E73F36">
            <w:pPr>
              <w:spacing w:line="360" w:lineRule="auto"/>
              <w:ind w:left="142"/>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3BBCE18F" w14:textId="77777777" w:rsidTr="00F43EE9">
        <w:trPr>
          <w:trHeight w:val="638"/>
          <w:trPrChange w:id="1506" w:author="Diego Andrés Villavicencio Cando" w:date="2020-06-07T12:26:00Z">
            <w:trPr>
              <w:trHeight w:val="638"/>
            </w:trPr>
          </w:trPrChange>
        </w:trPr>
        <w:tc>
          <w:tcPr>
            <w:tcW w:w="921" w:type="dxa"/>
            <w:tcPrChange w:id="1507" w:author="Diego Andrés Villavicencio Cando" w:date="2020-06-07T12:26:00Z">
              <w:tcPr>
                <w:tcW w:w="779" w:type="dxa"/>
              </w:tcPr>
            </w:tcPrChange>
          </w:tcPr>
          <w:p w14:paraId="04B3AF34" w14:textId="1FD63F16" w:rsidR="00BC573A" w:rsidRPr="00BE1DB2" w:rsidRDefault="00B260C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6</w:t>
            </w:r>
          </w:p>
        </w:tc>
        <w:tc>
          <w:tcPr>
            <w:tcW w:w="1716" w:type="dxa"/>
            <w:tcPrChange w:id="1508" w:author="Diego Andrés Villavicencio Cando" w:date="2020-06-07T12:26:00Z">
              <w:tcPr>
                <w:tcW w:w="1583" w:type="dxa"/>
              </w:tcPr>
            </w:tcPrChange>
          </w:tcPr>
          <w:p w14:paraId="7C551542"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09" w:author="Diego Andrés Villavicencio Cando" w:date="2020-06-07T12:26:00Z">
              <w:tcPr>
                <w:tcW w:w="2046" w:type="dxa"/>
              </w:tcPr>
            </w:tcPrChange>
          </w:tcPr>
          <w:p w14:paraId="671D8E18"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un tab con 5 </w:t>
            </w:r>
            <w:r w:rsidR="00A67027" w:rsidRPr="00BE1DB2">
              <w:rPr>
                <w:rFonts w:ascii="Arial" w:hAnsi="Arial" w:cs="Arial"/>
                <w:color w:val="000000" w:themeColor="text1"/>
              </w:rPr>
              <w:t>ítems</w:t>
            </w:r>
          </w:p>
        </w:tc>
        <w:tc>
          <w:tcPr>
            <w:tcW w:w="2674" w:type="dxa"/>
            <w:tcPrChange w:id="1510" w:author="Diego Andrés Villavicencio Cando" w:date="2020-06-07T12:26:00Z">
              <w:tcPr>
                <w:tcW w:w="3025" w:type="dxa"/>
              </w:tcPr>
            </w:tcPrChange>
          </w:tcPr>
          <w:p w14:paraId="73E11824" w14:textId="77777777" w:rsidR="00BC573A" w:rsidRPr="00BE1DB2" w:rsidRDefault="00F72965"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TAB con: Colores, letras y números, Animales, Meses, días y horas, Profesionales, Ecuador, transporte y frutas</w:t>
            </w:r>
          </w:p>
        </w:tc>
        <w:tc>
          <w:tcPr>
            <w:tcW w:w="1227" w:type="dxa"/>
            <w:tcPrChange w:id="1511" w:author="Diego Andrés Villavicencio Cando" w:date="2020-06-07T12:26:00Z">
              <w:tcPr>
                <w:tcW w:w="2124" w:type="dxa"/>
              </w:tcPr>
            </w:tcPrChange>
          </w:tcPr>
          <w:p w14:paraId="1D680CB9" w14:textId="77777777" w:rsidR="00BC573A" w:rsidRPr="00BE1DB2" w:rsidRDefault="001F4C1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7</w:t>
            </w:r>
          </w:p>
        </w:tc>
      </w:tr>
      <w:tr w:rsidR="00F97772" w:rsidRPr="00BE1DB2" w14:paraId="3A25049E" w14:textId="77777777" w:rsidTr="00F43EE9">
        <w:trPr>
          <w:trHeight w:val="664"/>
          <w:trPrChange w:id="1512" w:author="Diego Andrés Villavicencio Cando" w:date="2020-06-07T12:26:00Z">
            <w:trPr>
              <w:trHeight w:val="664"/>
            </w:trPr>
          </w:trPrChange>
        </w:trPr>
        <w:tc>
          <w:tcPr>
            <w:tcW w:w="921" w:type="dxa"/>
            <w:tcPrChange w:id="1513" w:author="Diego Andrés Villavicencio Cando" w:date="2020-06-07T12:26:00Z">
              <w:tcPr>
                <w:tcW w:w="779" w:type="dxa"/>
              </w:tcPr>
            </w:tcPrChange>
          </w:tcPr>
          <w:p w14:paraId="5826084F" w14:textId="00BE9684"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7</w:t>
            </w:r>
          </w:p>
        </w:tc>
        <w:tc>
          <w:tcPr>
            <w:tcW w:w="1716" w:type="dxa"/>
            <w:tcPrChange w:id="1514" w:author="Diego Andrés Villavicencio Cando" w:date="2020-06-07T12:26:00Z">
              <w:tcPr>
                <w:tcW w:w="1583" w:type="dxa"/>
              </w:tcPr>
            </w:tcPrChange>
          </w:tcPr>
          <w:p w14:paraId="4619A4FA"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15" w:author="Diego Andrés Villavicencio Cando" w:date="2020-06-07T12:26:00Z">
              <w:tcPr>
                <w:tcW w:w="2046" w:type="dxa"/>
              </w:tcPr>
            </w:tcPrChange>
          </w:tcPr>
          <w:p w14:paraId="60DAE256"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abecedario, números, colores, </w:t>
            </w:r>
            <w:r w:rsidR="00110F6D" w:rsidRPr="00BE1DB2">
              <w:rPr>
                <w:rFonts w:ascii="Arial" w:hAnsi="Arial" w:cs="Arial"/>
                <w:color w:val="000000" w:themeColor="text1"/>
              </w:rPr>
              <w:t>Figuras</w:t>
            </w:r>
          </w:p>
        </w:tc>
        <w:tc>
          <w:tcPr>
            <w:tcW w:w="2674" w:type="dxa"/>
            <w:tcPrChange w:id="1516" w:author="Diego Andrés Villavicencio Cando" w:date="2020-06-07T12:26:00Z">
              <w:tcPr>
                <w:tcW w:w="3025" w:type="dxa"/>
              </w:tcPr>
            </w:tcPrChange>
          </w:tcPr>
          <w:p w14:paraId="4829DD13"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el abecedario, números del 1 al 20, col</w:t>
            </w:r>
            <w:r w:rsidR="00421918" w:rsidRPr="00BE1DB2">
              <w:rPr>
                <w:rFonts w:ascii="Arial" w:hAnsi="Arial" w:cs="Arial"/>
                <w:color w:val="000000" w:themeColor="text1"/>
              </w:rPr>
              <w:t>or</w:t>
            </w:r>
            <w:r w:rsidRPr="00BE1DB2">
              <w:rPr>
                <w:rFonts w:ascii="Arial" w:hAnsi="Arial" w:cs="Arial"/>
                <w:color w:val="000000" w:themeColor="text1"/>
              </w:rPr>
              <w:t xml:space="preserve">es </w:t>
            </w:r>
            <w:r w:rsidR="00A67027" w:rsidRPr="00BE1DB2">
              <w:rPr>
                <w:rFonts w:ascii="Arial" w:hAnsi="Arial" w:cs="Arial"/>
                <w:color w:val="000000" w:themeColor="text1"/>
              </w:rPr>
              <w:t>básicos</w:t>
            </w:r>
            <w:r w:rsidRPr="00BE1DB2">
              <w:rPr>
                <w:rFonts w:ascii="Arial" w:hAnsi="Arial" w:cs="Arial"/>
                <w:color w:val="000000" w:themeColor="text1"/>
              </w:rPr>
              <w:t>, y l</w:t>
            </w:r>
            <w:r w:rsidR="00F72965" w:rsidRPr="00BE1DB2">
              <w:rPr>
                <w:rFonts w:ascii="Arial" w:hAnsi="Arial" w:cs="Arial"/>
                <w:color w:val="000000" w:themeColor="text1"/>
              </w:rPr>
              <w:t>as figuras</w:t>
            </w:r>
            <w:r w:rsidR="00DA5057" w:rsidRPr="00BE1DB2">
              <w:rPr>
                <w:rFonts w:ascii="Arial" w:hAnsi="Arial" w:cs="Arial"/>
                <w:color w:val="000000" w:themeColor="text1"/>
              </w:rPr>
              <w:t>.</w:t>
            </w:r>
          </w:p>
        </w:tc>
        <w:tc>
          <w:tcPr>
            <w:tcW w:w="1227" w:type="dxa"/>
            <w:tcPrChange w:id="1517" w:author="Diego Andrés Villavicencio Cando" w:date="2020-06-07T12:26:00Z">
              <w:tcPr>
                <w:tcW w:w="2124" w:type="dxa"/>
              </w:tcPr>
            </w:tcPrChange>
          </w:tcPr>
          <w:p w14:paraId="091307F5" w14:textId="2F3BED73"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8</w:t>
            </w:r>
          </w:p>
        </w:tc>
      </w:tr>
      <w:tr w:rsidR="00F97772" w:rsidRPr="00BE1DB2" w14:paraId="0C299076" w14:textId="77777777" w:rsidTr="00F43EE9">
        <w:trPr>
          <w:trHeight w:val="664"/>
          <w:trPrChange w:id="1518" w:author="Diego Andrés Villavicencio Cando" w:date="2020-06-07T12:26:00Z">
            <w:trPr>
              <w:trHeight w:val="664"/>
            </w:trPr>
          </w:trPrChange>
        </w:trPr>
        <w:tc>
          <w:tcPr>
            <w:tcW w:w="921" w:type="dxa"/>
            <w:tcPrChange w:id="1519" w:author="Diego Andrés Villavicencio Cando" w:date="2020-06-07T12:26:00Z">
              <w:tcPr>
                <w:tcW w:w="779" w:type="dxa"/>
              </w:tcPr>
            </w:tcPrChange>
          </w:tcPr>
          <w:p w14:paraId="392EE73B" w14:textId="79A26441"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8</w:t>
            </w:r>
          </w:p>
        </w:tc>
        <w:tc>
          <w:tcPr>
            <w:tcW w:w="1716" w:type="dxa"/>
            <w:tcPrChange w:id="1520" w:author="Diego Andrés Villavicencio Cando" w:date="2020-06-07T12:26:00Z">
              <w:tcPr>
                <w:tcW w:w="1583" w:type="dxa"/>
              </w:tcPr>
            </w:tcPrChange>
          </w:tcPr>
          <w:p w14:paraId="5769A75C"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21" w:author="Diego Andrés Villavicencio Cando" w:date="2020-06-07T12:26:00Z">
              <w:tcPr>
                <w:tcW w:w="2046" w:type="dxa"/>
              </w:tcPr>
            </w:tcPrChange>
          </w:tcPr>
          <w:p w14:paraId="0B4667F7"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mamíferos, anfibios, reptiles, invertebrados, etc.</w:t>
            </w:r>
          </w:p>
        </w:tc>
        <w:tc>
          <w:tcPr>
            <w:tcW w:w="2674" w:type="dxa"/>
            <w:tcPrChange w:id="1522" w:author="Diego Andrés Villavicencio Cando" w:date="2020-06-07T12:26:00Z">
              <w:tcPr>
                <w:tcW w:w="3025" w:type="dxa"/>
              </w:tcPr>
            </w:tcPrChange>
          </w:tcPr>
          <w:p w14:paraId="270F25A8"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los sonidos de los diferentes tipos de animales</w:t>
            </w:r>
            <w:r w:rsidR="00DA5057" w:rsidRPr="00BE1DB2">
              <w:rPr>
                <w:rFonts w:ascii="Arial" w:hAnsi="Arial" w:cs="Arial"/>
                <w:color w:val="000000" w:themeColor="text1"/>
              </w:rPr>
              <w:t>.</w:t>
            </w:r>
          </w:p>
        </w:tc>
        <w:tc>
          <w:tcPr>
            <w:tcW w:w="1227" w:type="dxa"/>
            <w:tcPrChange w:id="1523" w:author="Diego Andrés Villavicencio Cando" w:date="2020-06-07T12:26:00Z">
              <w:tcPr>
                <w:tcW w:w="2124" w:type="dxa"/>
              </w:tcPr>
            </w:tcPrChange>
          </w:tcPr>
          <w:p w14:paraId="0B2456FB" w14:textId="6D8F8CA1" w:rsidR="00BC573A" w:rsidRPr="00BE1DB2" w:rsidRDefault="00A67027"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97589" w:rsidRPr="00BE1DB2">
              <w:rPr>
                <w:rFonts w:ascii="Arial" w:hAnsi="Arial" w:cs="Arial"/>
                <w:color w:val="000000" w:themeColor="text1"/>
              </w:rPr>
              <w:t>2</w:t>
            </w:r>
          </w:p>
        </w:tc>
      </w:tr>
      <w:tr w:rsidR="00F97772" w:rsidRPr="00BE1DB2" w14:paraId="738A4A74" w14:textId="77777777" w:rsidTr="00F43EE9">
        <w:trPr>
          <w:trHeight w:val="664"/>
          <w:trPrChange w:id="1524" w:author="Diego Andrés Villavicencio Cando" w:date="2020-06-07T12:26:00Z">
            <w:trPr>
              <w:trHeight w:val="664"/>
            </w:trPr>
          </w:trPrChange>
        </w:trPr>
        <w:tc>
          <w:tcPr>
            <w:tcW w:w="921" w:type="dxa"/>
            <w:tcPrChange w:id="1525" w:author="Diego Andrés Villavicencio Cando" w:date="2020-06-07T12:26:00Z">
              <w:tcPr>
                <w:tcW w:w="779" w:type="dxa"/>
              </w:tcPr>
            </w:tcPrChange>
          </w:tcPr>
          <w:p w14:paraId="3197B7F7" w14:textId="5411D24A"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9</w:t>
            </w:r>
          </w:p>
        </w:tc>
        <w:tc>
          <w:tcPr>
            <w:tcW w:w="1716" w:type="dxa"/>
            <w:tcPrChange w:id="1526" w:author="Diego Andrés Villavicencio Cando" w:date="2020-06-07T12:26:00Z">
              <w:tcPr>
                <w:tcW w:w="1583" w:type="dxa"/>
              </w:tcPr>
            </w:tcPrChange>
          </w:tcPr>
          <w:p w14:paraId="247941F1"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27" w:author="Diego Andrés Villavicencio Cando" w:date="2020-06-07T12:26:00Z">
              <w:tcPr>
                <w:tcW w:w="2046" w:type="dxa"/>
              </w:tcPr>
            </w:tcPrChange>
          </w:tcPr>
          <w:p w14:paraId="5AE391C4"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w:t>
            </w:r>
            <w:r w:rsidR="00110F6D" w:rsidRPr="00BE1DB2">
              <w:rPr>
                <w:rFonts w:ascii="Arial" w:hAnsi="Arial" w:cs="Arial"/>
                <w:color w:val="000000" w:themeColor="text1"/>
              </w:rPr>
              <w:t xml:space="preserve">cesito mostrar las </w:t>
            </w:r>
            <w:r w:rsidR="00110F6D" w:rsidRPr="00BE1DB2">
              <w:rPr>
                <w:rFonts w:ascii="Arial" w:hAnsi="Arial" w:cs="Arial"/>
                <w:color w:val="000000" w:themeColor="text1"/>
              </w:rPr>
              <w:lastRenderedPageBreak/>
              <w:t>horas, días y meses</w:t>
            </w:r>
            <w:r w:rsidRPr="00BE1DB2">
              <w:rPr>
                <w:rFonts w:ascii="Arial" w:hAnsi="Arial" w:cs="Arial"/>
                <w:color w:val="000000" w:themeColor="text1"/>
              </w:rPr>
              <w:t xml:space="preserve"> </w:t>
            </w:r>
          </w:p>
        </w:tc>
        <w:tc>
          <w:tcPr>
            <w:tcW w:w="2674" w:type="dxa"/>
            <w:tcPrChange w:id="1528" w:author="Diego Andrés Villavicencio Cando" w:date="2020-06-07T12:26:00Z">
              <w:tcPr>
                <w:tcW w:w="3025" w:type="dxa"/>
              </w:tcPr>
            </w:tcPrChange>
          </w:tcPr>
          <w:p w14:paraId="675BF686" w14:textId="5FB17519"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lastRenderedPageBreak/>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las horas del </w:t>
            </w:r>
            <w:r w:rsidRPr="00BE1DB2">
              <w:rPr>
                <w:rFonts w:ascii="Arial" w:hAnsi="Arial" w:cs="Arial"/>
                <w:color w:val="000000" w:themeColor="text1"/>
              </w:rPr>
              <w:lastRenderedPageBreak/>
              <w:t>día,</w:t>
            </w:r>
            <w:r w:rsidR="00110F6D" w:rsidRPr="00BE1DB2">
              <w:rPr>
                <w:rFonts w:ascii="Arial" w:hAnsi="Arial" w:cs="Arial"/>
                <w:color w:val="000000" w:themeColor="text1"/>
              </w:rPr>
              <w:t xml:space="preserve"> los días </w:t>
            </w:r>
            <w:r w:rsidR="006818B2" w:rsidRPr="00BE1DB2">
              <w:rPr>
                <w:rFonts w:ascii="Arial" w:hAnsi="Arial" w:cs="Arial"/>
                <w:color w:val="000000" w:themeColor="text1"/>
              </w:rPr>
              <w:t>y los</w:t>
            </w:r>
            <w:r w:rsidRPr="00BE1DB2">
              <w:rPr>
                <w:rFonts w:ascii="Arial" w:hAnsi="Arial" w:cs="Arial"/>
                <w:color w:val="000000" w:themeColor="text1"/>
              </w:rPr>
              <w:t xml:space="preserve"> </w:t>
            </w:r>
            <w:r w:rsidR="00110F6D" w:rsidRPr="00BE1DB2">
              <w:rPr>
                <w:rFonts w:ascii="Arial" w:hAnsi="Arial" w:cs="Arial"/>
                <w:color w:val="000000" w:themeColor="text1"/>
              </w:rPr>
              <w:t>meses del año.</w:t>
            </w:r>
          </w:p>
        </w:tc>
        <w:tc>
          <w:tcPr>
            <w:tcW w:w="1227" w:type="dxa"/>
            <w:tcPrChange w:id="1529" w:author="Diego Andrés Villavicencio Cando" w:date="2020-06-07T12:26:00Z">
              <w:tcPr>
                <w:tcW w:w="2124" w:type="dxa"/>
              </w:tcPr>
            </w:tcPrChange>
          </w:tcPr>
          <w:p w14:paraId="4E0D6937" w14:textId="11A3DE2F"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lastRenderedPageBreak/>
              <w:t>8</w:t>
            </w:r>
          </w:p>
        </w:tc>
      </w:tr>
      <w:tr w:rsidR="00F97772" w:rsidRPr="00BE1DB2" w14:paraId="142508CC" w14:textId="77777777" w:rsidTr="00F43EE9">
        <w:trPr>
          <w:trHeight w:val="664"/>
          <w:trPrChange w:id="1530" w:author="Diego Andrés Villavicencio Cando" w:date="2020-06-07T12:26:00Z">
            <w:trPr>
              <w:trHeight w:val="664"/>
            </w:trPr>
          </w:trPrChange>
        </w:trPr>
        <w:tc>
          <w:tcPr>
            <w:tcW w:w="921" w:type="dxa"/>
            <w:tcPrChange w:id="1531" w:author="Diego Andrés Villavicencio Cando" w:date="2020-06-07T12:26:00Z">
              <w:tcPr>
                <w:tcW w:w="779" w:type="dxa"/>
              </w:tcPr>
            </w:tcPrChange>
          </w:tcPr>
          <w:p w14:paraId="1B573E6D" w14:textId="1BAB374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10</w:t>
            </w:r>
          </w:p>
        </w:tc>
        <w:tc>
          <w:tcPr>
            <w:tcW w:w="1716" w:type="dxa"/>
            <w:tcPrChange w:id="1532" w:author="Diego Andrés Villavicencio Cando" w:date="2020-06-07T12:26:00Z">
              <w:tcPr>
                <w:tcW w:w="1583" w:type="dxa"/>
              </w:tcPr>
            </w:tcPrChange>
          </w:tcPr>
          <w:p w14:paraId="7D029FDB"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33" w:author="Diego Andrés Villavicencio Cando" w:date="2020-06-07T12:26:00Z">
              <w:tcPr>
                <w:tcW w:w="2046" w:type="dxa"/>
              </w:tcPr>
            </w:tcPrChange>
          </w:tcPr>
          <w:p w14:paraId="68BB809A" w14:textId="77777777" w:rsidR="00BC573A" w:rsidRPr="00BE1DB2" w:rsidRDefault="00110F6D"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las profesiones</w:t>
            </w:r>
          </w:p>
        </w:tc>
        <w:tc>
          <w:tcPr>
            <w:tcW w:w="2674" w:type="dxa"/>
            <w:tcPrChange w:id="1534" w:author="Diego Andrés Villavicencio Cando" w:date="2020-06-07T12:26:00Z">
              <w:tcPr>
                <w:tcW w:w="3025" w:type="dxa"/>
              </w:tcPr>
            </w:tcPrChange>
          </w:tcPr>
          <w:p w14:paraId="7C419172" w14:textId="77777777" w:rsidR="00BC573A"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Diseñar varios tipos de </w:t>
            </w:r>
            <w:r w:rsidR="00110F6D" w:rsidRPr="00BE1DB2">
              <w:rPr>
                <w:rFonts w:ascii="Arial" w:hAnsi="Arial" w:cs="Arial"/>
                <w:color w:val="000000" w:themeColor="text1"/>
              </w:rPr>
              <w:t>profesiones</w:t>
            </w:r>
            <w:r w:rsidRPr="00BE1DB2">
              <w:rPr>
                <w:rFonts w:ascii="Arial" w:hAnsi="Arial" w:cs="Arial"/>
                <w:color w:val="000000" w:themeColor="text1"/>
              </w:rPr>
              <w:t>.</w:t>
            </w:r>
          </w:p>
        </w:tc>
        <w:tc>
          <w:tcPr>
            <w:tcW w:w="1227" w:type="dxa"/>
            <w:tcPrChange w:id="1535" w:author="Diego Andrés Villavicencio Cando" w:date="2020-06-07T12:26:00Z">
              <w:tcPr>
                <w:tcW w:w="2124" w:type="dxa"/>
              </w:tcPr>
            </w:tcPrChange>
          </w:tcPr>
          <w:p w14:paraId="7A75CC21" w14:textId="5266ED62"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10</w:t>
            </w:r>
          </w:p>
        </w:tc>
      </w:tr>
      <w:tr w:rsidR="00F97772" w:rsidRPr="00BE1DB2" w14:paraId="5B971338" w14:textId="77777777" w:rsidTr="00F43EE9">
        <w:trPr>
          <w:trHeight w:val="664"/>
          <w:trPrChange w:id="1536" w:author="Diego Andrés Villavicencio Cando" w:date="2020-06-07T12:26:00Z">
            <w:trPr>
              <w:trHeight w:val="664"/>
            </w:trPr>
          </w:trPrChange>
        </w:trPr>
        <w:tc>
          <w:tcPr>
            <w:tcW w:w="921" w:type="dxa"/>
            <w:tcPrChange w:id="1537" w:author="Diego Andrés Villavicencio Cando" w:date="2020-06-07T12:26:00Z">
              <w:tcPr>
                <w:tcW w:w="779" w:type="dxa"/>
              </w:tcPr>
            </w:tcPrChange>
          </w:tcPr>
          <w:p w14:paraId="6BCF48DB" w14:textId="6A5513B5"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11</w:t>
            </w:r>
          </w:p>
        </w:tc>
        <w:tc>
          <w:tcPr>
            <w:tcW w:w="1716" w:type="dxa"/>
            <w:tcPrChange w:id="1538" w:author="Diego Andrés Villavicencio Cando" w:date="2020-06-07T12:26:00Z">
              <w:tcPr>
                <w:tcW w:w="1583" w:type="dxa"/>
              </w:tcPr>
            </w:tcPrChange>
          </w:tcPr>
          <w:p w14:paraId="0A2AF618"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39" w:author="Diego Andrés Villavicencio Cando" w:date="2020-06-07T12:26:00Z">
              <w:tcPr>
                <w:tcW w:w="2046" w:type="dxa"/>
              </w:tcPr>
            </w:tcPrChange>
          </w:tcPr>
          <w:p w14:paraId="2D2FA600"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los transportes, frutas y provincias del ecuador</w:t>
            </w:r>
          </w:p>
        </w:tc>
        <w:tc>
          <w:tcPr>
            <w:tcW w:w="2674" w:type="dxa"/>
            <w:tcPrChange w:id="1540" w:author="Diego Andrés Villavicencio Cando" w:date="2020-06-07T12:26:00Z">
              <w:tcPr>
                <w:tcW w:w="3025" w:type="dxa"/>
              </w:tcPr>
            </w:tcPrChange>
          </w:tcPr>
          <w:p w14:paraId="18001915"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Diseñar </w:t>
            </w:r>
            <w:r w:rsidR="00A67027" w:rsidRPr="00BE1DB2">
              <w:rPr>
                <w:rFonts w:ascii="Arial" w:hAnsi="Arial" w:cs="Arial"/>
                <w:color w:val="000000" w:themeColor="text1"/>
              </w:rPr>
              <w:t>varios</w:t>
            </w:r>
            <w:r w:rsidRPr="00BE1DB2">
              <w:rPr>
                <w:rFonts w:ascii="Arial" w:hAnsi="Arial" w:cs="Arial"/>
                <w:color w:val="000000" w:themeColor="text1"/>
              </w:rPr>
              <w:t xml:space="preserve"> sub</w:t>
            </w:r>
            <w:r w:rsidR="00A67027" w:rsidRPr="00BE1DB2">
              <w:rPr>
                <w:rFonts w:ascii="Arial" w:hAnsi="Arial" w:cs="Arial"/>
                <w:color w:val="000000" w:themeColor="text1"/>
              </w:rPr>
              <w:t>-ítems</w:t>
            </w:r>
            <w:r w:rsidRPr="00BE1DB2">
              <w:rPr>
                <w:rFonts w:ascii="Arial" w:hAnsi="Arial" w:cs="Arial"/>
                <w:color w:val="000000" w:themeColor="text1"/>
              </w:rPr>
              <w:t xml:space="preserve"> con los tipos de transportes, las frutas y hortalizas, y las diferentes provincias de todo el Ecuador.</w:t>
            </w:r>
          </w:p>
        </w:tc>
        <w:tc>
          <w:tcPr>
            <w:tcW w:w="1227" w:type="dxa"/>
            <w:tcPrChange w:id="1541" w:author="Diego Andrés Villavicencio Cando" w:date="2020-06-07T12:26:00Z">
              <w:tcPr>
                <w:tcW w:w="2124" w:type="dxa"/>
              </w:tcPr>
            </w:tcPrChange>
          </w:tcPr>
          <w:p w14:paraId="56CEEE41" w14:textId="10A77369" w:rsidR="00DA5057"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9</w:t>
            </w:r>
          </w:p>
        </w:tc>
      </w:tr>
      <w:tr w:rsidR="00F97772" w:rsidRPr="00BE1DB2" w14:paraId="73F0BDD0" w14:textId="77777777" w:rsidTr="00F43EE9">
        <w:trPr>
          <w:trHeight w:val="408"/>
          <w:trPrChange w:id="1542" w:author="Diego Andrés Villavicencio Cando" w:date="2020-06-07T12:26:00Z">
            <w:trPr>
              <w:trHeight w:val="408"/>
            </w:trPr>
          </w:trPrChange>
        </w:trPr>
        <w:tc>
          <w:tcPr>
            <w:tcW w:w="4599" w:type="dxa"/>
            <w:gridSpan w:val="3"/>
            <w:tcPrChange w:id="1543" w:author="Diego Andrés Villavicencio Cando" w:date="2020-06-07T12:26:00Z">
              <w:tcPr>
                <w:tcW w:w="4408" w:type="dxa"/>
                <w:gridSpan w:val="3"/>
              </w:tcPr>
            </w:tcPrChange>
          </w:tcPr>
          <w:p w14:paraId="4DC942DB" w14:textId="77777777" w:rsidR="00A67027" w:rsidRPr="00BE1DB2" w:rsidRDefault="00A67027" w:rsidP="00E73F36">
            <w:pPr>
              <w:spacing w:line="360" w:lineRule="auto"/>
              <w:ind w:left="142"/>
              <w:jc w:val="both"/>
              <w:rPr>
                <w:rFonts w:ascii="Arial" w:hAnsi="Arial" w:cs="Arial"/>
                <w:color w:val="000000" w:themeColor="text1"/>
              </w:rPr>
            </w:pPr>
          </w:p>
        </w:tc>
        <w:tc>
          <w:tcPr>
            <w:tcW w:w="2674" w:type="dxa"/>
            <w:tcPrChange w:id="1544" w:author="Diego Andrés Villavicencio Cando" w:date="2020-06-07T12:26:00Z">
              <w:tcPr>
                <w:tcW w:w="3025" w:type="dxa"/>
              </w:tcPr>
            </w:tcPrChange>
          </w:tcPr>
          <w:p w14:paraId="3D169A89" w14:textId="77777777" w:rsidR="00A67027" w:rsidRPr="00BE1DB2" w:rsidRDefault="00A67027"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20"/>
              </w:rPr>
              <w:t>Total</w:t>
            </w:r>
          </w:p>
        </w:tc>
        <w:tc>
          <w:tcPr>
            <w:tcW w:w="1227" w:type="dxa"/>
            <w:tcPrChange w:id="1545" w:author="Diego Andrés Villavicencio Cando" w:date="2020-06-07T12:26:00Z">
              <w:tcPr>
                <w:tcW w:w="2124" w:type="dxa"/>
              </w:tcPr>
            </w:tcPrChange>
          </w:tcPr>
          <w:p w14:paraId="27333E7B" w14:textId="28D9D4A9" w:rsidR="00A67027" w:rsidRPr="00BE1DB2" w:rsidRDefault="00297589"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54</w:t>
            </w:r>
          </w:p>
        </w:tc>
      </w:tr>
    </w:tbl>
    <w:p w14:paraId="6BE7FBC2" w14:textId="77777777" w:rsidR="00F65A20" w:rsidRDefault="00F65A20" w:rsidP="00F43EE9">
      <w:pPr>
        <w:spacing w:line="360" w:lineRule="auto"/>
        <w:ind w:left="142"/>
        <w:rPr>
          <w:rFonts w:ascii="Arial" w:hAnsi="Arial" w:cs="Arial"/>
          <w:b/>
          <w:bCs/>
          <w:color w:val="000000" w:themeColor="text1"/>
        </w:rPr>
      </w:pPr>
    </w:p>
    <w:p w14:paraId="5376954E" w14:textId="530E6FE8" w:rsidR="00682680" w:rsidRPr="00F43EE9" w:rsidRDefault="00397A69" w:rsidP="00F43EE9">
      <w:pPr>
        <w:spacing w:line="360" w:lineRule="auto"/>
        <w:ind w:left="142"/>
        <w:rPr>
          <w:rFonts w:ascii="Arial" w:hAnsi="Arial" w:cs="Arial"/>
          <w:b/>
          <w:bCs/>
          <w:color w:val="000000" w:themeColor="text1"/>
        </w:rPr>
      </w:pPr>
      <w:r w:rsidRPr="008C141E">
        <w:rPr>
          <w:rFonts w:ascii="Arial" w:hAnsi="Arial" w:cs="Arial"/>
          <w:b/>
          <w:bCs/>
          <w:color w:val="000000" w:themeColor="text1"/>
        </w:rPr>
        <w:t xml:space="preserve">Ejecución del sprint </w:t>
      </w:r>
      <w:r w:rsidR="00DB315C" w:rsidRPr="008C141E">
        <w:rPr>
          <w:rFonts w:ascii="Arial" w:hAnsi="Arial" w:cs="Arial"/>
          <w:b/>
          <w:bCs/>
          <w:color w:val="000000" w:themeColor="text1"/>
        </w:rPr>
        <w:t>2</w:t>
      </w:r>
      <w:r w:rsidRPr="008C141E">
        <w:rPr>
          <w:rFonts w:ascii="Arial" w:hAnsi="Arial" w:cs="Arial"/>
          <w:b/>
          <w:bCs/>
          <w:color w:val="000000" w:themeColor="text1"/>
        </w:rPr>
        <w:t xml:space="preserve"> – Scrum diario</w:t>
      </w:r>
    </w:p>
    <w:p w14:paraId="544B3176" w14:textId="29AF257A" w:rsidR="00F43EE9" w:rsidRPr="00F43EE9" w:rsidRDefault="00F43EE9" w:rsidP="00F43EE9">
      <w:pPr>
        <w:pStyle w:val="Descripcin"/>
        <w:keepNext/>
        <w:jc w:val="center"/>
        <w:rPr>
          <w:rFonts w:ascii="Arial" w:hAnsi="Arial" w:cs="Arial"/>
          <w:b/>
          <w:bCs/>
          <w:i w:val="0"/>
          <w:iCs w:val="0"/>
          <w:color w:val="000000" w:themeColor="text1"/>
          <w:sz w:val="20"/>
          <w:szCs w:val="20"/>
        </w:rPr>
      </w:pPr>
      <w:bookmarkStart w:id="1546" w:name="_Toc45264880"/>
      <w:r w:rsidRPr="00F43EE9">
        <w:rPr>
          <w:rFonts w:ascii="Arial" w:hAnsi="Arial" w:cs="Arial"/>
          <w:b/>
          <w:bCs/>
          <w:i w:val="0"/>
          <w:iCs w:val="0"/>
          <w:color w:val="000000" w:themeColor="text1"/>
          <w:sz w:val="20"/>
          <w:szCs w:val="20"/>
        </w:rPr>
        <w:t xml:space="preserve">Tabla </w:t>
      </w:r>
      <w:r w:rsidRPr="00F43EE9">
        <w:rPr>
          <w:rFonts w:ascii="Arial" w:hAnsi="Arial" w:cs="Arial"/>
          <w:b/>
          <w:bCs/>
          <w:i w:val="0"/>
          <w:iCs w:val="0"/>
          <w:color w:val="000000" w:themeColor="text1"/>
          <w:sz w:val="20"/>
          <w:szCs w:val="20"/>
        </w:rPr>
        <w:fldChar w:fldCharType="begin"/>
      </w:r>
      <w:r w:rsidRPr="00F43EE9">
        <w:rPr>
          <w:rFonts w:ascii="Arial" w:hAnsi="Arial" w:cs="Arial"/>
          <w:b/>
          <w:bCs/>
          <w:i w:val="0"/>
          <w:iCs w:val="0"/>
          <w:color w:val="000000" w:themeColor="text1"/>
          <w:sz w:val="20"/>
          <w:szCs w:val="20"/>
        </w:rPr>
        <w:instrText xml:space="preserve"> SEQ Tabla \* ROMAN </w:instrText>
      </w:r>
      <w:r w:rsidRPr="00F43EE9">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XII</w:t>
      </w:r>
      <w:r w:rsidRPr="00F43EE9">
        <w:rPr>
          <w:rFonts w:ascii="Arial" w:hAnsi="Arial" w:cs="Arial"/>
          <w:b/>
          <w:bCs/>
          <w:i w:val="0"/>
          <w:iCs w:val="0"/>
          <w:color w:val="000000" w:themeColor="text1"/>
          <w:sz w:val="20"/>
          <w:szCs w:val="20"/>
        </w:rPr>
        <w:fldChar w:fldCharType="end"/>
      </w:r>
      <w:r w:rsidRPr="00F43EE9">
        <w:rPr>
          <w:rFonts w:ascii="Arial" w:hAnsi="Arial" w:cs="Arial"/>
          <w:b/>
          <w:bCs/>
          <w:i w:val="0"/>
          <w:iCs w:val="0"/>
          <w:color w:val="000000" w:themeColor="text1"/>
          <w:sz w:val="20"/>
          <w:szCs w:val="20"/>
        </w:rPr>
        <w:t xml:space="preserve">: </w:t>
      </w:r>
      <w:r w:rsidRPr="00F43EE9">
        <w:rPr>
          <w:rFonts w:ascii="Arial" w:hAnsi="Arial" w:cs="Arial"/>
          <w:i w:val="0"/>
          <w:iCs w:val="0"/>
          <w:color w:val="000000" w:themeColor="text1"/>
          <w:sz w:val="20"/>
          <w:szCs w:val="20"/>
        </w:rPr>
        <w:t>Ejecución sprint 2</w:t>
      </w:r>
      <w:bookmarkEnd w:id="1546"/>
    </w:p>
    <w:tbl>
      <w:tblPr>
        <w:tblStyle w:val="Tablaconcuadrcula"/>
        <w:tblW w:w="8500" w:type="dxa"/>
        <w:tblLook w:val="04A0" w:firstRow="1" w:lastRow="0" w:firstColumn="1" w:lastColumn="0" w:noHBand="0" w:noVBand="1"/>
        <w:tblPrChange w:id="1547" w:author="Diego Andrés Villavicencio Cando" w:date="2020-06-07T12:26:00Z">
          <w:tblPr>
            <w:tblStyle w:val="Tablaconcuadrcula5oscura-nfasis3"/>
            <w:tblW w:w="8784" w:type="dxa"/>
            <w:tblLook w:val="04A0" w:firstRow="1" w:lastRow="0" w:firstColumn="1" w:lastColumn="0" w:noHBand="0" w:noVBand="1"/>
          </w:tblPr>
        </w:tblPrChange>
      </w:tblPr>
      <w:tblGrid>
        <w:gridCol w:w="858"/>
        <w:gridCol w:w="3105"/>
        <w:gridCol w:w="2797"/>
        <w:gridCol w:w="1740"/>
        <w:tblGridChange w:id="1548">
          <w:tblGrid>
            <w:gridCol w:w="988"/>
            <w:gridCol w:w="2693"/>
            <w:gridCol w:w="2689"/>
            <w:gridCol w:w="2414"/>
          </w:tblGrid>
        </w:tblGridChange>
      </w:tblGrid>
      <w:tr w:rsidR="00F97772" w:rsidRPr="00BE1DB2" w14:paraId="62771009" w14:textId="77777777" w:rsidTr="00F43EE9">
        <w:tc>
          <w:tcPr>
            <w:tcW w:w="858" w:type="dxa"/>
            <w:tcPrChange w:id="1549" w:author="Diego Andrés Villavicencio Cando" w:date="2020-06-07T12:26:00Z">
              <w:tcPr>
                <w:tcW w:w="988" w:type="dxa"/>
              </w:tcPr>
            </w:tcPrChange>
          </w:tcPr>
          <w:p w14:paraId="0763AE97" w14:textId="77777777" w:rsidR="00EB45E8" w:rsidRPr="00BE1DB2" w:rsidRDefault="00EB45E8" w:rsidP="00E73F36">
            <w:pPr>
              <w:spacing w:line="360" w:lineRule="auto"/>
              <w:ind w:left="142"/>
              <w:rPr>
                <w:rFonts w:ascii="Arial" w:hAnsi="Arial" w:cs="Arial"/>
                <w:color w:val="000000" w:themeColor="text1"/>
              </w:rPr>
            </w:pPr>
          </w:p>
        </w:tc>
        <w:tc>
          <w:tcPr>
            <w:tcW w:w="3105" w:type="dxa"/>
            <w:tcPrChange w:id="1550" w:author="Diego Andrés Villavicencio Cando" w:date="2020-06-07T12:26:00Z">
              <w:tcPr>
                <w:tcW w:w="2693" w:type="dxa"/>
              </w:tcPr>
            </w:tcPrChange>
          </w:tcPr>
          <w:p w14:paraId="162D87A3"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797" w:type="dxa"/>
            <w:tcPrChange w:id="1551" w:author="Diego Andrés Villavicencio Cando" w:date="2020-06-07T12:26:00Z">
              <w:tcPr>
                <w:tcW w:w="2689" w:type="dxa"/>
              </w:tcPr>
            </w:tcPrChange>
          </w:tcPr>
          <w:p w14:paraId="6BB93534"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552" w:author="Diego Andrés Villavicencio Cando" w:date="2020-06-07T12:26:00Z">
              <w:tcPr>
                <w:tcW w:w="2414" w:type="dxa"/>
              </w:tcPr>
            </w:tcPrChange>
          </w:tcPr>
          <w:p w14:paraId="3B3B068D"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F97772" w:rsidRPr="00BE1DB2" w14:paraId="0B496E12" w14:textId="77777777" w:rsidTr="00F43EE9">
        <w:tc>
          <w:tcPr>
            <w:tcW w:w="858" w:type="dxa"/>
            <w:tcPrChange w:id="1553" w:author="Diego Andrés Villavicencio Cando" w:date="2020-06-07T12:26:00Z">
              <w:tcPr>
                <w:tcW w:w="988" w:type="dxa"/>
              </w:tcPr>
            </w:tcPrChange>
          </w:tcPr>
          <w:p w14:paraId="0CAF07AF"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Día 1</w:t>
            </w:r>
          </w:p>
        </w:tc>
        <w:tc>
          <w:tcPr>
            <w:tcW w:w="3105" w:type="dxa"/>
            <w:tcPrChange w:id="1554" w:author="Diego Andrés Villavicencio Cando" w:date="2020-06-07T12:26:00Z">
              <w:tcPr>
                <w:tcW w:w="2693" w:type="dxa"/>
              </w:tcPr>
            </w:tcPrChange>
          </w:tcPr>
          <w:p w14:paraId="31C672F5" w14:textId="77777777" w:rsidR="00EB45E8" w:rsidRPr="00BE1DB2" w:rsidRDefault="00362004"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realizó las respectivas configuraciones para preparar el entorno de trabajo como: instalación del framework webstorm, y la conexión con la plataforma de ionic. </w:t>
            </w:r>
          </w:p>
        </w:tc>
        <w:tc>
          <w:tcPr>
            <w:tcW w:w="2797" w:type="dxa"/>
            <w:tcPrChange w:id="1555" w:author="Diego Andrés Villavicencio Cando" w:date="2020-06-07T12:26:00Z">
              <w:tcPr>
                <w:tcW w:w="2689" w:type="dxa"/>
              </w:tcPr>
            </w:tcPrChange>
          </w:tcPr>
          <w:p w14:paraId="2534E531" w14:textId="77777777" w:rsidR="00EB45E8" w:rsidRPr="00BE1DB2" w:rsidRDefault="002C46D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Realizar una página </w:t>
            </w:r>
            <w:r w:rsidR="00362004" w:rsidRPr="00BE1DB2">
              <w:rPr>
                <w:rFonts w:ascii="Arial" w:hAnsi="Arial" w:cs="Arial"/>
                <w:color w:val="000000" w:themeColor="text1"/>
              </w:rPr>
              <w:t>principal interactiva</w:t>
            </w:r>
            <w:r w:rsidRPr="00BE1DB2">
              <w:rPr>
                <w:rFonts w:ascii="Arial" w:hAnsi="Arial" w:cs="Arial"/>
                <w:color w:val="000000" w:themeColor="text1"/>
              </w:rPr>
              <w:t xml:space="preserve"> con facilidad</w:t>
            </w:r>
            <w:r w:rsidR="00362004" w:rsidRPr="00BE1DB2">
              <w:rPr>
                <w:rFonts w:ascii="Arial" w:hAnsi="Arial" w:cs="Arial"/>
                <w:color w:val="000000" w:themeColor="text1"/>
              </w:rPr>
              <w:t xml:space="preserve"> de ingreso al aplicativo</w:t>
            </w:r>
            <w:r w:rsidRPr="00BE1DB2">
              <w:rPr>
                <w:rFonts w:ascii="Arial" w:hAnsi="Arial" w:cs="Arial"/>
                <w:color w:val="000000" w:themeColor="text1"/>
              </w:rPr>
              <w:t>.</w:t>
            </w:r>
          </w:p>
        </w:tc>
        <w:tc>
          <w:tcPr>
            <w:tcW w:w="1740" w:type="dxa"/>
            <w:tcPrChange w:id="1556" w:author="Diego Andrés Villavicencio Cando" w:date="2020-06-07T12:26:00Z">
              <w:tcPr>
                <w:tcW w:w="2414" w:type="dxa"/>
              </w:tcPr>
            </w:tcPrChange>
          </w:tcPr>
          <w:p w14:paraId="79494783"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07FF325A" w14:textId="77777777" w:rsidTr="00F43EE9">
        <w:tc>
          <w:tcPr>
            <w:tcW w:w="858" w:type="dxa"/>
            <w:tcPrChange w:id="1557" w:author="Diego Andrés Villavicencio Cando" w:date="2020-06-07T12:26:00Z">
              <w:tcPr>
                <w:tcW w:w="988" w:type="dxa"/>
              </w:tcPr>
            </w:tcPrChange>
          </w:tcPr>
          <w:p w14:paraId="1B105739" w14:textId="77777777" w:rsidR="004D19D6"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Día 2</w:t>
            </w:r>
          </w:p>
        </w:tc>
        <w:tc>
          <w:tcPr>
            <w:tcW w:w="3105" w:type="dxa"/>
            <w:tcPrChange w:id="1558" w:author="Diego Andrés Villavicencio Cando" w:date="2020-06-07T12:26:00Z">
              <w:tcPr>
                <w:tcW w:w="2693" w:type="dxa"/>
              </w:tcPr>
            </w:tcPrChange>
          </w:tcPr>
          <w:p w14:paraId="5CEEDF66" w14:textId="77777777" w:rsidR="004D19D6" w:rsidRPr="00BE1DB2" w:rsidRDefault="004D19D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Se realizó la configuración y el desarrollo de la página principal.</w:t>
            </w:r>
          </w:p>
        </w:tc>
        <w:tc>
          <w:tcPr>
            <w:tcW w:w="2797" w:type="dxa"/>
            <w:tcPrChange w:id="1559" w:author="Diego Andrés Villavicencio Cando" w:date="2020-06-07T12:26:00Z">
              <w:tcPr>
                <w:tcW w:w="2689" w:type="dxa"/>
              </w:tcPr>
            </w:tcPrChange>
          </w:tcPr>
          <w:p w14:paraId="52FD4703" w14:textId="7137D2C3" w:rsidR="004D19D6" w:rsidRPr="00BE1DB2" w:rsidRDefault="004D19D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Configurar el fondo</w:t>
            </w:r>
            <w:r w:rsidR="0013366C" w:rsidRPr="00BE1DB2">
              <w:rPr>
                <w:rFonts w:ascii="Arial" w:hAnsi="Arial" w:cs="Arial"/>
                <w:color w:val="000000" w:themeColor="text1"/>
              </w:rPr>
              <w:t>,</w:t>
            </w:r>
            <w:r w:rsidRPr="00BE1DB2">
              <w:rPr>
                <w:rFonts w:ascii="Arial" w:hAnsi="Arial" w:cs="Arial"/>
                <w:color w:val="000000" w:themeColor="text1"/>
              </w:rPr>
              <w:t xml:space="preserve"> el contenido que tendrá la </w:t>
            </w:r>
            <w:r w:rsidR="006818B2"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desarrollo de la página de login, registro</w:t>
            </w:r>
          </w:p>
        </w:tc>
        <w:tc>
          <w:tcPr>
            <w:tcW w:w="1740" w:type="dxa"/>
            <w:tcPrChange w:id="1560" w:author="Diego Andrés Villavicencio Cando" w:date="2020-06-07T12:26:00Z">
              <w:tcPr>
                <w:tcW w:w="2414" w:type="dxa"/>
              </w:tcPr>
            </w:tcPrChange>
          </w:tcPr>
          <w:p w14:paraId="599A1AB3" w14:textId="77777777" w:rsidR="004D19D6" w:rsidRPr="00BE1DB2" w:rsidRDefault="004D19D6" w:rsidP="00E73F36">
            <w:pPr>
              <w:spacing w:line="360" w:lineRule="auto"/>
              <w:ind w:left="142"/>
              <w:rPr>
                <w:rFonts w:ascii="Arial" w:hAnsi="Arial" w:cs="Arial"/>
                <w:color w:val="000000" w:themeColor="text1"/>
              </w:rPr>
            </w:pPr>
          </w:p>
        </w:tc>
      </w:tr>
      <w:tr w:rsidR="00F97772" w:rsidRPr="00BE1DB2" w14:paraId="7FF68433" w14:textId="77777777" w:rsidTr="00F43EE9">
        <w:tc>
          <w:tcPr>
            <w:tcW w:w="858" w:type="dxa"/>
            <w:tcPrChange w:id="1561" w:author="Diego Andrés Villavicencio Cando" w:date="2020-06-07T12:26:00Z">
              <w:tcPr>
                <w:tcW w:w="988" w:type="dxa"/>
              </w:tcPr>
            </w:tcPrChange>
          </w:tcPr>
          <w:p w14:paraId="643B5AB2"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3</w:t>
            </w:r>
          </w:p>
        </w:tc>
        <w:tc>
          <w:tcPr>
            <w:tcW w:w="3105" w:type="dxa"/>
            <w:tcPrChange w:id="1562" w:author="Diego Andrés Villavicencio Cando" w:date="2020-06-07T12:26:00Z">
              <w:tcPr>
                <w:tcW w:w="2693" w:type="dxa"/>
              </w:tcPr>
            </w:tcPrChange>
          </w:tcPr>
          <w:p w14:paraId="54133AC0" w14:textId="12B6E546" w:rsidR="002C46DB"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configuro los complementos que tendrá la </w:t>
            </w:r>
            <w:r w:rsidR="00D73749"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desarrollo login y registro</w:t>
            </w:r>
            <w:r w:rsidRPr="00BE1DB2">
              <w:rPr>
                <w:rFonts w:ascii="Arial" w:hAnsi="Arial" w:cs="Arial"/>
                <w:color w:val="000000" w:themeColor="text1"/>
              </w:rPr>
              <w:t>.</w:t>
            </w:r>
          </w:p>
        </w:tc>
        <w:tc>
          <w:tcPr>
            <w:tcW w:w="2797" w:type="dxa"/>
            <w:tcPrChange w:id="1563" w:author="Diego Andrés Villavicencio Cando" w:date="2020-06-07T12:26:00Z">
              <w:tcPr>
                <w:tcW w:w="2689" w:type="dxa"/>
              </w:tcPr>
            </w:tcPrChange>
          </w:tcPr>
          <w:p w14:paraId="00C1BAA9" w14:textId="07AEE584"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los </w:t>
            </w:r>
            <w:r w:rsidR="006818B2" w:rsidRPr="00BE1DB2">
              <w:rPr>
                <w:rFonts w:ascii="Arial" w:hAnsi="Arial" w:cs="Arial"/>
                <w:color w:val="000000" w:themeColor="text1"/>
              </w:rPr>
              <w:t>tab</w:t>
            </w:r>
            <w:r w:rsidRPr="00BE1DB2">
              <w:rPr>
                <w:rFonts w:ascii="Arial" w:hAnsi="Arial" w:cs="Arial"/>
                <w:color w:val="000000" w:themeColor="text1"/>
              </w:rPr>
              <w:t xml:space="preserve"> que llevara el aplicativo y su menú.</w:t>
            </w:r>
          </w:p>
        </w:tc>
        <w:tc>
          <w:tcPr>
            <w:tcW w:w="1740" w:type="dxa"/>
            <w:tcPrChange w:id="1564" w:author="Diego Andrés Villavicencio Cando" w:date="2020-06-07T12:26:00Z">
              <w:tcPr>
                <w:tcW w:w="2414" w:type="dxa"/>
              </w:tcPr>
            </w:tcPrChange>
          </w:tcPr>
          <w:p w14:paraId="23228FE2"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62EDAEEE" w14:textId="77777777" w:rsidTr="00F43EE9">
        <w:tc>
          <w:tcPr>
            <w:tcW w:w="858" w:type="dxa"/>
            <w:tcPrChange w:id="1565" w:author="Diego Andrés Villavicencio Cando" w:date="2020-06-07T12:26:00Z">
              <w:tcPr>
                <w:tcW w:w="988" w:type="dxa"/>
              </w:tcPr>
            </w:tcPrChange>
          </w:tcPr>
          <w:p w14:paraId="2F3A9F96"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w:t>
            </w:r>
            <w:r w:rsidR="004D19D6" w:rsidRPr="00BE1DB2">
              <w:rPr>
                <w:rFonts w:ascii="Arial" w:hAnsi="Arial" w:cs="Arial"/>
                <w:color w:val="000000" w:themeColor="text1"/>
              </w:rPr>
              <w:t xml:space="preserve"> 4</w:t>
            </w:r>
          </w:p>
        </w:tc>
        <w:tc>
          <w:tcPr>
            <w:tcW w:w="3105" w:type="dxa"/>
            <w:tcPrChange w:id="1566" w:author="Diego Andrés Villavicencio Cando" w:date="2020-06-07T12:26:00Z">
              <w:tcPr>
                <w:tcW w:w="2693" w:type="dxa"/>
              </w:tcPr>
            </w:tcPrChange>
          </w:tcPr>
          <w:p w14:paraId="770913E2" w14:textId="4C85D300"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configuro los </w:t>
            </w:r>
            <w:r w:rsidR="006818B2" w:rsidRPr="00BE1DB2">
              <w:rPr>
                <w:rFonts w:ascii="Arial" w:hAnsi="Arial" w:cs="Arial"/>
                <w:color w:val="000000" w:themeColor="text1"/>
              </w:rPr>
              <w:t>tab</w:t>
            </w:r>
            <w:r w:rsidRPr="00BE1DB2">
              <w:rPr>
                <w:rFonts w:ascii="Arial" w:hAnsi="Arial" w:cs="Arial"/>
                <w:color w:val="000000" w:themeColor="text1"/>
              </w:rPr>
              <w:t xml:space="preserve"> y el menú que se mostrara en el aplicativo</w:t>
            </w:r>
          </w:p>
        </w:tc>
        <w:tc>
          <w:tcPr>
            <w:tcW w:w="2797" w:type="dxa"/>
            <w:tcPrChange w:id="1567" w:author="Diego Andrés Villavicencio Cando" w:date="2020-06-07T12:26:00Z">
              <w:tcPr>
                <w:tcW w:w="2689" w:type="dxa"/>
              </w:tcPr>
            </w:tcPrChange>
          </w:tcPr>
          <w:p w14:paraId="324CAF80" w14:textId="77777777"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Crear los 5 ítems que será la clasificación de niveles del aplicativo</w:t>
            </w:r>
          </w:p>
        </w:tc>
        <w:tc>
          <w:tcPr>
            <w:tcW w:w="1740" w:type="dxa"/>
            <w:tcPrChange w:id="1568" w:author="Diego Andrés Villavicencio Cando" w:date="2020-06-07T12:26:00Z">
              <w:tcPr>
                <w:tcW w:w="2414" w:type="dxa"/>
              </w:tcPr>
            </w:tcPrChange>
          </w:tcPr>
          <w:p w14:paraId="42F598A4"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7D4DDE54" w14:textId="77777777" w:rsidTr="00F43EE9">
        <w:tc>
          <w:tcPr>
            <w:tcW w:w="858" w:type="dxa"/>
            <w:tcPrChange w:id="1569" w:author="Diego Andrés Villavicencio Cando" w:date="2020-06-07T12:26:00Z">
              <w:tcPr>
                <w:tcW w:w="988" w:type="dxa"/>
              </w:tcPr>
            </w:tcPrChange>
          </w:tcPr>
          <w:p w14:paraId="535CDB1E"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5</w:t>
            </w:r>
          </w:p>
        </w:tc>
        <w:tc>
          <w:tcPr>
            <w:tcW w:w="3105" w:type="dxa"/>
            <w:tcPrChange w:id="1570" w:author="Diego Andrés Villavicencio Cando" w:date="2020-06-07T12:26:00Z">
              <w:tcPr>
                <w:tcW w:w="2693" w:type="dxa"/>
              </w:tcPr>
            </w:tcPrChange>
          </w:tcPr>
          <w:p w14:paraId="2C4EF500" w14:textId="77777777"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421918" w:rsidRPr="00BE1DB2">
              <w:rPr>
                <w:rFonts w:ascii="Arial" w:hAnsi="Arial" w:cs="Arial"/>
                <w:color w:val="000000" w:themeColor="text1"/>
              </w:rPr>
              <w:t>creó</w:t>
            </w:r>
            <w:r w:rsidRPr="00BE1DB2">
              <w:rPr>
                <w:rFonts w:ascii="Arial" w:hAnsi="Arial" w:cs="Arial"/>
                <w:color w:val="000000" w:themeColor="text1"/>
              </w:rPr>
              <w:t xml:space="preserve"> los </w:t>
            </w:r>
            <w:r w:rsidR="00421918" w:rsidRPr="00BE1DB2">
              <w:rPr>
                <w:rFonts w:ascii="Arial" w:hAnsi="Arial" w:cs="Arial"/>
                <w:color w:val="000000" w:themeColor="text1"/>
              </w:rPr>
              <w:t>ítems</w:t>
            </w:r>
            <w:r w:rsidRPr="00BE1DB2">
              <w:rPr>
                <w:rFonts w:ascii="Arial" w:hAnsi="Arial" w:cs="Arial"/>
                <w:color w:val="000000" w:themeColor="text1"/>
              </w:rPr>
              <w:t xml:space="preserve"> que </w:t>
            </w:r>
            <w:r w:rsidR="00421918" w:rsidRPr="00BE1DB2">
              <w:rPr>
                <w:rFonts w:ascii="Arial" w:hAnsi="Arial" w:cs="Arial"/>
                <w:color w:val="000000" w:themeColor="text1"/>
              </w:rPr>
              <w:t>diferenciara los niveles de aprendizaje</w:t>
            </w:r>
          </w:p>
        </w:tc>
        <w:tc>
          <w:tcPr>
            <w:tcW w:w="2797" w:type="dxa"/>
            <w:tcPrChange w:id="1571" w:author="Diego Andrés Villavicencio Cando" w:date="2020-06-07T12:26:00Z">
              <w:tcPr>
                <w:tcW w:w="2689" w:type="dxa"/>
              </w:tcPr>
            </w:tcPrChange>
          </w:tcPr>
          <w:p w14:paraId="6C19D870" w14:textId="77777777" w:rsidR="00EB45E8" w:rsidRPr="00BE1DB2" w:rsidRDefault="0042191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455ADA" w:rsidRPr="00BE1DB2">
              <w:rPr>
                <w:rFonts w:ascii="Arial" w:hAnsi="Arial" w:cs="Arial"/>
                <w:color w:val="000000" w:themeColor="text1"/>
              </w:rPr>
              <w:t>abecedario y</w:t>
            </w:r>
            <w:r w:rsidRPr="00BE1DB2">
              <w:rPr>
                <w:rFonts w:ascii="Arial" w:hAnsi="Arial" w:cs="Arial"/>
                <w:color w:val="000000" w:themeColor="text1"/>
              </w:rPr>
              <w:t xml:space="preserve"> números</w:t>
            </w:r>
            <w:r w:rsidR="00787988" w:rsidRPr="00BE1DB2">
              <w:rPr>
                <w:rFonts w:ascii="Arial" w:hAnsi="Arial" w:cs="Arial"/>
                <w:color w:val="000000" w:themeColor="text1"/>
              </w:rPr>
              <w:t xml:space="preserve"> en el módulo básico</w:t>
            </w:r>
            <w:r w:rsidR="00455ADA" w:rsidRPr="00BE1DB2">
              <w:rPr>
                <w:rFonts w:ascii="Arial" w:hAnsi="Arial" w:cs="Arial"/>
                <w:color w:val="000000" w:themeColor="text1"/>
              </w:rPr>
              <w:t>,</w:t>
            </w:r>
            <w:r w:rsidRPr="00BE1DB2">
              <w:rPr>
                <w:rFonts w:ascii="Arial" w:hAnsi="Arial" w:cs="Arial"/>
                <w:color w:val="000000" w:themeColor="text1"/>
              </w:rPr>
              <w:t xml:space="preserve"> configurar el contenido </w:t>
            </w:r>
          </w:p>
        </w:tc>
        <w:tc>
          <w:tcPr>
            <w:tcW w:w="1740" w:type="dxa"/>
            <w:tcPrChange w:id="1572" w:author="Diego Andrés Villavicencio Cando" w:date="2020-06-07T12:26:00Z">
              <w:tcPr>
                <w:tcW w:w="2414" w:type="dxa"/>
              </w:tcPr>
            </w:tcPrChange>
          </w:tcPr>
          <w:p w14:paraId="36913FEB"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428702B9" w14:textId="77777777" w:rsidTr="00F43EE9">
        <w:tc>
          <w:tcPr>
            <w:tcW w:w="858" w:type="dxa"/>
            <w:tcPrChange w:id="1573" w:author="Diego Andrés Villavicencio Cando" w:date="2020-06-07T12:26:00Z">
              <w:tcPr>
                <w:tcW w:w="988" w:type="dxa"/>
              </w:tcPr>
            </w:tcPrChange>
          </w:tcPr>
          <w:p w14:paraId="2F57330E"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6</w:t>
            </w:r>
          </w:p>
        </w:tc>
        <w:tc>
          <w:tcPr>
            <w:tcW w:w="3105" w:type="dxa"/>
            <w:tcPrChange w:id="1574" w:author="Diego Andrés Villavicencio Cando" w:date="2020-06-07T12:26:00Z">
              <w:tcPr>
                <w:tcW w:w="2693" w:type="dxa"/>
              </w:tcPr>
            </w:tcPrChange>
          </w:tcPr>
          <w:p w14:paraId="3F4E6159"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abecedario y números, buscar las imágenes y sus respectivos sonidos</w:t>
            </w:r>
          </w:p>
        </w:tc>
        <w:tc>
          <w:tcPr>
            <w:tcW w:w="2797" w:type="dxa"/>
            <w:tcPrChange w:id="1575" w:author="Diego Andrés Villavicencio Cando" w:date="2020-06-07T12:26:00Z">
              <w:tcPr>
                <w:tcW w:w="2689" w:type="dxa"/>
              </w:tcPr>
            </w:tcPrChange>
          </w:tcPr>
          <w:p w14:paraId="3CF97530"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colores y días de la semana</w:t>
            </w:r>
            <w:r w:rsidR="00787988" w:rsidRPr="00BE1DB2">
              <w:rPr>
                <w:rFonts w:ascii="Arial" w:hAnsi="Arial" w:cs="Arial"/>
                <w:color w:val="000000" w:themeColor="text1"/>
              </w:rPr>
              <w:t xml:space="preserve"> en el módulo básico</w:t>
            </w:r>
            <w:r w:rsidRPr="00BE1DB2">
              <w:rPr>
                <w:rFonts w:ascii="Arial" w:hAnsi="Arial" w:cs="Arial"/>
                <w:color w:val="000000" w:themeColor="text1"/>
              </w:rPr>
              <w:t>, buscar las imágenes y sonidos</w:t>
            </w:r>
          </w:p>
        </w:tc>
        <w:tc>
          <w:tcPr>
            <w:tcW w:w="1740" w:type="dxa"/>
            <w:tcPrChange w:id="1576" w:author="Diego Andrés Villavicencio Cando" w:date="2020-06-07T12:26:00Z">
              <w:tcPr>
                <w:tcW w:w="2414" w:type="dxa"/>
              </w:tcPr>
            </w:tcPrChange>
          </w:tcPr>
          <w:p w14:paraId="491194D1"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54A3FCC9" w14:textId="77777777" w:rsidTr="00F43EE9">
        <w:tc>
          <w:tcPr>
            <w:tcW w:w="858" w:type="dxa"/>
            <w:tcPrChange w:id="1577" w:author="Diego Andrés Villavicencio Cando" w:date="2020-06-07T12:26:00Z">
              <w:tcPr>
                <w:tcW w:w="988" w:type="dxa"/>
              </w:tcPr>
            </w:tcPrChange>
          </w:tcPr>
          <w:p w14:paraId="50804328"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7</w:t>
            </w:r>
          </w:p>
        </w:tc>
        <w:tc>
          <w:tcPr>
            <w:tcW w:w="3105" w:type="dxa"/>
            <w:tcPrChange w:id="1578" w:author="Diego Andrés Villavicencio Cando" w:date="2020-06-07T12:26:00Z">
              <w:tcPr>
                <w:tcW w:w="2693" w:type="dxa"/>
              </w:tcPr>
            </w:tcPrChange>
          </w:tcPr>
          <w:p w14:paraId="639D281A" w14:textId="18AD3242"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creó la página de colores y días de la </w:t>
            </w:r>
            <w:r w:rsidR="002A1507" w:rsidRPr="00BE1DB2">
              <w:rPr>
                <w:rFonts w:ascii="Arial" w:hAnsi="Arial" w:cs="Arial"/>
                <w:color w:val="000000" w:themeColor="text1"/>
              </w:rPr>
              <w:t>semana,</w:t>
            </w:r>
            <w:r w:rsidRPr="00BE1DB2">
              <w:rPr>
                <w:rFonts w:ascii="Arial" w:hAnsi="Arial" w:cs="Arial"/>
                <w:color w:val="000000" w:themeColor="text1"/>
              </w:rPr>
              <w:t xml:space="preserve"> configurando el contenido</w:t>
            </w:r>
          </w:p>
        </w:tc>
        <w:tc>
          <w:tcPr>
            <w:tcW w:w="2797" w:type="dxa"/>
            <w:tcPrChange w:id="1579" w:author="Diego Andrés Villavicencio Cando" w:date="2020-06-07T12:26:00Z">
              <w:tcPr>
                <w:tcW w:w="2689" w:type="dxa"/>
              </w:tcPr>
            </w:tcPrChange>
          </w:tcPr>
          <w:p w14:paraId="1F184DBB" w14:textId="3E5A6340" w:rsidR="00EB45E8"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mamíferos y</w:t>
            </w:r>
            <w:r w:rsidRPr="00BE1DB2">
              <w:rPr>
                <w:rFonts w:ascii="Arial" w:hAnsi="Arial" w:cs="Arial"/>
                <w:color w:val="000000" w:themeColor="text1"/>
              </w:rPr>
              <w:t xml:space="preserve"> peces, configurar el fondo de la </w:t>
            </w:r>
            <w:r w:rsidR="00682680" w:rsidRPr="00BE1DB2">
              <w:rPr>
                <w:rFonts w:ascii="Arial" w:hAnsi="Arial" w:cs="Arial"/>
                <w:color w:val="000000" w:themeColor="text1"/>
              </w:rPr>
              <w:t>página</w:t>
            </w:r>
          </w:p>
        </w:tc>
        <w:tc>
          <w:tcPr>
            <w:tcW w:w="1740" w:type="dxa"/>
            <w:tcPrChange w:id="1580" w:author="Diego Andrés Villavicencio Cando" w:date="2020-06-07T12:26:00Z">
              <w:tcPr>
                <w:tcW w:w="2414" w:type="dxa"/>
              </w:tcPr>
            </w:tcPrChange>
          </w:tcPr>
          <w:p w14:paraId="026AC213"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6635D307" w14:textId="77777777" w:rsidTr="00F43EE9">
        <w:tc>
          <w:tcPr>
            <w:tcW w:w="858" w:type="dxa"/>
            <w:tcPrChange w:id="1581" w:author="Diego Andrés Villavicencio Cando" w:date="2020-06-07T12:26:00Z">
              <w:tcPr>
                <w:tcW w:w="988" w:type="dxa"/>
              </w:tcPr>
            </w:tcPrChange>
          </w:tcPr>
          <w:p w14:paraId="32259978"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8</w:t>
            </w:r>
          </w:p>
        </w:tc>
        <w:tc>
          <w:tcPr>
            <w:tcW w:w="3105" w:type="dxa"/>
            <w:tcPrChange w:id="1582" w:author="Diego Andrés Villavicencio Cando" w:date="2020-06-07T12:26:00Z">
              <w:tcPr>
                <w:tcW w:w="2693" w:type="dxa"/>
              </w:tcPr>
            </w:tcPrChange>
          </w:tcPr>
          <w:p w14:paraId="677D5108"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mamíferos y peces agregando iconos de play y pause</w:t>
            </w:r>
          </w:p>
        </w:tc>
        <w:tc>
          <w:tcPr>
            <w:tcW w:w="2797" w:type="dxa"/>
            <w:tcPrChange w:id="1583" w:author="Diego Andrés Villavicencio Cando" w:date="2020-06-07T12:26:00Z">
              <w:tcPr>
                <w:tcW w:w="2689" w:type="dxa"/>
              </w:tcPr>
            </w:tcPrChange>
          </w:tcPr>
          <w:p w14:paraId="4D9A81D6"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584" w:author="Diego Andrés Villavicencio Cando" w:date="2020-06-07T12:26:00Z">
              <w:tcPr>
                <w:tcW w:w="2414" w:type="dxa"/>
              </w:tcPr>
            </w:tcPrChange>
          </w:tcPr>
          <w:p w14:paraId="3B73D818"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0450CE97" w14:textId="77777777" w:rsidTr="00F43EE9">
        <w:tc>
          <w:tcPr>
            <w:tcW w:w="858" w:type="dxa"/>
            <w:tcPrChange w:id="1585" w:author="Diego Andrés Villavicencio Cando" w:date="2020-06-07T12:26:00Z">
              <w:tcPr>
                <w:tcW w:w="988" w:type="dxa"/>
              </w:tcPr>
            </w:tcPrChange>
          </w:tcPr>
          <w:p w14:paraId="39EDAA3B"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9</w:t>
            </w:r>
          </w:p>
        </w:tc>
        <w:tc>
          <w:tcPr>
            <w:tcW w:w="3105" w:type="dxa"/>
            <w:tcPrChange w:id="1586" w:author="Diego Andrés Villavicencio Cando" w:date="2020-06-07T12:26:00Z">
              <w:tcPr>
                <w:tcW w:w="2693" w:type="dxa"/>
              </w:tcPr>
            </w:tcPrChange>
          </w:tcPr>
          <w:p w14:paraId="6DA8687B" w14:textId="6D16DF1C" w:rsidR="00D7374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87" w:author="Diego Andrés Villavicencio Cando" w:date="2020-06-07T12:26:00Z">
              <w:tcPr>
                <w:tcW w:w="2689" w:type="dxa"/>
              </w:tcPr>
            </w:tcPrChange>
          </w:tcPr>
          <w:p w14:paraId="70BD28B9" w14:textId="7503A4EC"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aves y</w:t>
            </w:r>
            <w:r w:rsidRPr="00BE1DB2">
              <w:rPr>
                <w:rFonts w:ascii="Arial" w:hAnsi="Arial" w:cs="Arial"/>
                <w:color w:val="000000" w:themeColor="text1"/>
              </w:rPr>
              <w:t xml:space="preserve"> </w:t>
            </w:r>
            <w:r w:rsidR="007C2F59" w:rsidRPr="00BE1DB2">
              <w:rPr>
                <w:rFonts w:ascii="Arial" w:hAnsi="Arial" w:cs="Arial"/>
                <w:color w:val="000000" w:themeColor="text1"/>
              </w:rPr>
              <w:t>reptiles</w:t>
            </w:r>
            <w:r w:rsidRPr="00BE1DB2">
              <w:rPr>
                <w:rFonts w:ascii="Arial" w:hAnsi="Arial" w:cs="Arial"/>
                <w:color w:val="000000" w:themeColor="text1"/>
              </w:rPr>
              <w:t xml:space="preserve">, configurar el fondo de la </w:t>
            </w:r>
            <w:r w:rsidR="00682680" w:rsidRPr="00BE1DB2">
              <w:rPr>
                <w:rFonts w:ascii="Arial" w:hAnsi="Arial" w:cs="Arial"/>
                <w:color w:val="000000" w:themeColor="text1"/>
              </w:rPr>
              <w:t>página</w:t>
            </w:r>
          </w:p>
        </w:tc>
        <w:tc>
          <w:tcPr>
            <w:tcW w:w="1740" w:type="dxa"/>
            <w:tcPrChange w:id="1588" w:author="Diego Andrés Villavicencio Cando" w:date="2020-06-07T12:26:00Z">
              <w:tcPr>
                <w:tcW w:w="2414" w:type="dxa"/>
              </w:tcPr>
            </w:tcPrChange>
          </w:tcPr>
          <w:p w14:paraId="23D02CBB" w14:textId="77777777" w:rsidR="00D73749" w:rsidRPr="00BE1DB2" w:rsidRDefault="00D73749" w:rsidP="00E73F36">
            <w:pPr>
              <w:spacing w:line="360" w:lineRule="auto"/>
              <w:ind w:left="142"/>
              <w:rPr>
                <w:rFonts w:ascii="Arial" w:hAnsi="Arial" w:cs="Arial"/>
                <w:color w:val="000000" w:themeColor="text1"/>
              </w:rPr>
            </w:pPr>
          </w:p>
        </w:tc>
      </w:tr>
      <w:tr w:rsidR="00F97772" w:rsidRPr="00BE1DB2" w14:paraId="1DE2D3C7" w14:textId="77777777" w:rsidTr="00F43EE9">
        <w:tc>
          <w:tcPr>
            <w:tcW w:w="858" w:type="dxa"/>
            <w:tcPrChange w:id="1589" w:author="Diego Andrés Villavicencio Cando" w:date="2020-06-07T12:26:00Z">
              <w:tcPr>
                <w:tcW w:w="988" w:type="dxa"/>
              </w:tcPr>
            </w:tcPrChange>
          </w:tcPr>
          <w:p w14:paraId="2B12235D"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10</w:t>
            </w:r>
          </w:p>
        </w:tc>
        <w:tc>
          <w:tcPr>
            <w:tcW w:w="3105" w:type="dxa"/>
            <w:tcPrChange w:id="1590" w:author="Diego Andrés Villavicencio Cando" w:date="2020-06-07T12:26:00Z">
              <w:tcPr>
                <w:tcW w:w="2693" w:type="dxa"/>
              </w:tcPr>
            </w:tcPrChange>
          </w:tcPr>
          <w:p w14:paraId="71E37C93" w14:textId="77777777" w:rsidR="00D7374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aves y reptiles agregando iconos de play y pause</w:t>
            </w:r>
          </w:p>
        </w:tc>
        <w:tc>
          <w:tcPr>
            <w:tcW w:w="2797" w:type="dxa"/>
            <w:tcPrChange w:id="1591" w:author="Diego Andrés Villavicencio Cando" w:date="2020-06-07T12:26:00Z">
              <w:tcPr>
                <w:tcW w:w="2689" w:type="dxa"/>
              </w:tcPr>
            </w:tcPrChange>
          </w:tcPr>
          <w:p w14:paraId="3F2F12C8"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592" w:author="Diego Andrés Villavicencio Cando" w:date="2020-06-07T12:26:00Z">
              <w:tcPr>
                <w:tcW w:w="2414" w:type="dxa"/>
              </w:tcPr>
            </w:tcPrChange>
          </w:tcPr>
          <w:p w14:paraId="0BF05468" w14:textId="77777777" w:rsidR="00D73749" w:rsidRPr="00BE1DB2" w:rsidRDefault="00D73749" w:rsidP="00E73F36">
            <w:pPr>
              <w:spacing w:line="360" w:lineRule="auto"/>
              <w:ind w:left="142"/>
              <w:rPr>
                <w:rFonts w:ascii="Arial" w:hAnsi="Arial" w:cs="Arial"/>
                <w:color w:val="000000" w:themeColor="text1"/>
              </w:rPr>
            </w:pPr>
          </w:p>
        </w:tc>
      </w:tr>
      <w:tr w:rsidR="00F97772" w:rsidRPr="00BE1DB2" w14:paraId="76AD2FF7" w14:textId="77777777" w:rsidTr="00F43EE9">
        <w:tc>
          <w:tcPr>
            <w:tcW w:w="858" w:type="dxa"/>
            <w:tcPrChange w:id="1593" w:author="Diego Andrés Villavicencio Cando" w:date="2020-06-07T12:26:00Z">
              <w:tcPr>
                <w:tcW w:w="988" w:type="dxa"/>
              </w:tcPr>
            </w:tcPrChange>
          </w:tcPr>
          <w:p w14:paraId="21E34366"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Día 11</w:t>
            </w:r>
          </w:p>
        </w:tc>
        <w:tc>
          <w:tcPr>
            <w:tcW w:w="3105" w:type="dxa"/>
            <w:tcPrChange w:id="1594" w:author="Diego Andrés Villavicencio Cando" w:date="2020-06-07T12:26:00Z">
              <w:tcPr>
                <w:tcW w:w="2693" w:type="dxa"/>
              </w:tcPr>
            </w:tcPrChange>
          </w:tcPr>
          <w:p w14:paraId="269D6C2F" w14:textId="78B85199"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95" w:author="Diego Andrés Villavicencio Cando" w:date="2020-06-07T12:26:00Z">
              <w:tcPr>
                <w:tcW w:w="2689" w:type="dxa"/>
              </w:tcPr>
            </w:tcPrChange>
          </w:tcPr>
          <w:p w14:paraId="004C0F89" w14:textId="68FB2A7F"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invertebrados y</w:t>
            </w:r>
            <w:r w:rsidRPr="00BE1DB2">
              <w:rPr>
                <w:rFonts w:ascii="Arial" w:hAnsi="Arial" w:cs="Arial"/>
                <w:color w:val="000000" w:themeColor="text1"/>
              </w:rPr>
              <w:t xml:space="preserve"> anfibios, configurar el fondo de la </w:t>
            </w:r>
            <w:r w:rsidR="00682680" w:rsidRPr="00BE1DB2">
              <w:rPr>
                <w:rFonts w:ascii="Arial" w:hAnsi="Arial" w:cs="Arial"/>
                <w:color w:val="000000" w:themeColor="text1"/>
              </w:rPr>
              <w:t>página</w:t>
            </w:r>
          </w:p>
        </w:tc>
        <w:tc>
          <w:tcPr>
            <w:tcW w:w="1740" w:type="dxa"/>
            <w:tcPrChange w:id="1596" w:author="Diego Andrés Villavicencio Cando" w:date="2020-06-07T12:26:00Z">
              <w:tcPr>
                <w:tcW w:w="2414" w:type="dxa"/>
              </w:tcPr>
            </w:tcPrChange>
          </w:tcPr>
          <w:p w14:paraId="00FCA0B0"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75723251" w14:textId="77777777" w:rsidTr="00F43EE9">
        <w:tc>
          <w:tcPr>
            <w:tcW w:w="858" w:type="dxa"/>
            <w:tcPrChange w:id="1597" w:author="Diego Andrés Villavicencio Cando" w:date="2020-06-07T12:26:00Z">
              <w:tcPr>
                <w:tcW w:w="988" w:type="dxa"/>
              </w:tcPr>
            </w:tcPrChange>
          </w:tcPr>
          <w:p w14:paraId="6D160F80"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 12</w:t>
            </w:r>
          </w:p>
        </w:tc>
        <w:tc>
          <w:tcPr>
            <w:tcW w:w="3105" w:type="dxa"/>
            <w:tcPrChange w:id="1598" w:author="Diego Andrés Villavicencio Cando" w:date="2020-06-07T12:26:00Z">
              <w:tcPr>
                <w:tcW w:w="2693" w:type="dxa"/>
              </w:tcPr>
            </w:tcPrChange>
          </w:tcPr>
          <w:p w14:paraId="025D8EF9"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invertebrados y anfibios agregando iconos de play y pause</w:t>
            </w:r>
          </w:p>
        </w:tc>
        <w:tc>
          <w:tcPr>
            <w:tcW w:w="2797" w:type="dxa"/>
            <w:tcPrChange w:id="1599" w:author="Diego Andrés Villavicencio Cando" w:date="2020-06-07T12:26:00Z">
              <w:tcPr>
                <w:tcW w:w="2689" w:type="dxa"/>
              </w:tcPr>
            </w:tcPrChange>
          </w:tcPr>
          <w:p w14:paraId="5A42A878"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600" w:author="Diego Andrés Villavicencio Cando" w:date="2020-06-07T12:26:00Z">
              <w:tcPr>
                <w:tcW w:w="2414" w:type="dxa"/>
              </w:tcPr>
            </w:tcPrChange>
          </w:tcPr>
          <w:p w14:paraId="4A45DE69"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453726A6" w14:textId="77777777" w:rsidTr="00F43EE9">
        <w:tc>
          <w:tcPr>
            <w:tcW w:w="858" w:type="dxa"/>
            <w:tcPrChange w:id="1601" w:author="Diego Andrés Villavicencio Cando" w:date="2020-06-07T12:26:00Z">
              <w:tcPr>
                <w:tcW w:w="988" w:type="dxa"/>
              </w:tcPr>
            </w:tcPrChange>
          </w:tcPr>
          <w:p w14:paraId="390134E7"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Día 13</w:t>
            </w:r>
          </w:p>
        </w:tc>
        <w:tc>
          <w:tcPr>
            <w:tcW w:w="3105" w:type="dxa"/>
            <w:tcPrChange w:id="1602" w:author="Diego Andrés Villavicencio Cando" w:date="2020-06-07T12:26:00Z">
              <w:tcPr>
                <w:tcW w:w="2693" w:type="dxa"/>
              </w:tcPr>
            </w:tcPrChange>
          </w:tcPr>
          <w:p w14:paraId="7E5755E9" w14:textId="1179A2ED"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603" w:author="Diego Andrés Villavicencio Cando" w:date="2020-06-07T12:26:00Z">
              <w:tcPr>
                <w:tcW w:w="2689" w:type="dxa"/>
              </w:tcPr>
            </w:tcPrChange>
          </w:tcPr>
          <w:p w14:paraId="7787BD3C" w14:textId="77777777" w:rsidR="007C2F59" w:rsidRPr="00BE1DB2" w:rsidRDefault="0078798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FF7624" w:rsidRPr="00BE1DB2">
              <w:rPr>
                <w:rFonts w:ascii="Arial" w:hAnsi="Arial" w:cs="Arial"/>
                <w:color w:val="000000" w:themeColor="text1"/>
              </w:rPr>
              <w:t>horas de día</w:t>
            </w:r>
            <w:r w:rsidRPr="00BE1DB2">
              <w:rPr>
                <w:rFonts w:ascii="Arial" w:hAnsi="Arial" w:cs="Arial"/>
                <w:color w:val="000000" w:themeColor="text1"/>
              </w:rPr>
              <w:t xml:space="preserve"> y </w:t>
            </w:r>
            <w:r w:rsidR="00FF7624" w:rsidRPr="00BE1DB2">
              <w:rPr>
                <w:rFonts w:ascii="Arial" w:hAnsi="Arial" w:cs="Arial"/>
                <w:color w:val="000000" w:themeColor="text1"/>
              </w:rPr>
              <w:t>meses del año en el módulo intermedio</w:t>
            </w:r>
            <w:r w:rsidRPr="00BE1DB2">
              <w:rPr>
                <w:rFonts w:ascii="Arial" w:hAnsi="Arial" w:cs="Arial"/>
                <w:color w:val="000000" w:themeColor="text1"/>
              </w:rPr>
              <w:t>, configurar el contenido</w:t>
            </w:r>
          </w:p>
        </w:tc>
        <w:tc>
          <w:tcPr>
            <w:tcW w:w="1740" w:type="dxa"/>
            <w:tcPrChange w:id="1604" w:author="Diego Andrés Villavicencio Cando" w:date="2020-06-07T12:26:00Z">
              <w:tcPr>
                <w:tcW w:w="2414" w:type="dxa"/>
              </w:tcPr>
            </w:tcPrChange>
          </w:tcPr>
          <w:p w14:paraId="2D738EB9"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473AB1DE" w14:textId="77777777" w:rsidTr="00F43EE9">
        <w:tc>
          <w:tcPr>
            <w:tcW w:w="858" w:type="dxa"/>
            <w:tcPrChange w:id="1605" w:author="Diego Andrés Villavicencio Cando" w:date="2020-06-07T12:26:00Z">
              <w:tcPr>
                <w:tcW w:w="988" w:type="dxa"/>
              </w:tcPr>
            </w:tcPrChange>
          </w:tcPr>
          <w:p w14:paraId="6FD2872B" w14:textId="77777777"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Día 14</w:t>
            </w:r>
          </w:p>
        </w:tc>
        <w:tc>
          <w:tcPr>
            <w:tcW w:w="3105" w:type="dxa"/>
            <w:tcPrChange w:id="1606" w:author="Diego Andrés Villavicencio Cando" w:date="2020-06-07T12:26:00Z">
              <w:tcPr>
                <w:tcW w:w="2693" w:type="dxa"/>
              </w:tcPr>
            </w:tcPrChange>
          </w:tcPr>
          <w:p w14:paraId="7A9866CB" w14:textId="77777777"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horas de día y meses del año, buscar las imágenes y sus respectivos sonidos</w:t>
            </w:r>
          </w:p>
        </w:tc>
        <w:tc>
          <w:tcPr>
            <w:tcW w:w="2797" w:type="dxa"/>
            <w:tcPrChange w:id="1607" w:author="Diego Andrés Villavicencio Cando" w:date="2020-06-07T12:26:00Z">
              <w:tcPr>
                <w:tcW w:w="2689" w:type="dxa"/>
              </w:tcPr>
            </w:tcPrChange>
          </w:tcPr>
          <w:p w14:paraId="43AC626C" w14:textId="7F173348"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profesiones en el módulo intermedio, buscar las imágenes y sonidos</w:t>
            </w:r>
          </w:p>
        </w:tc>
        <w:tc>
          <w:tcPr>
            <w:tcW w:w="1740" w:type="dxa"/>
            <w:tcPrChange w:id="1608" w:author="Diego Andrés Villavicencio Cando" w:date="2020-06-07T12:26:00Z">
              <w:tcPr>
                <w:tcW w:w="2414" w:type="dxa"/>
              </w:tcPr>
            </w:tcPrChange>
          </w:tcPr>
          <w:p w14:paraId="474899A2" w14:textId="77777777" w:rsidR="00FF7624" w:rsidRPr="00BE1DB2" w:rsidRDefault="00FF7624" w:rsidP="00E73F36">
            <w:pPr>
              <w:spacing w:line="360" w:lineRule="auto"/>
              <w:ind w:left="142"/>
              <w:rPr>
                <w:rFonts w:ascii="Arial" w:hAnsi="Arial" w:cs="Arial"/>
                <w:color w:val="000000" w:themeColor="text1"/>
              </w:rPr>
            </w:pPr>
          </w:p>
        </w:tc>
      </w:tr>
      <w:tr w:rsidR="00F97772" w:rsidRPr="00BE1DB2" w14:paraId="79C7EF3C" w14:textId="77777777" w:rsidTr="00F43EE9">
        <w:tc>
          <w:tcPr>
            <w:tcW w:w="858" w:type="dxa"/>
            <w:tcPrChange w:id="1609" w:author="Diego Andrés Villavicencio Cando" w:date="2020-06-07T12:26:00Z">
              <w:tcPr>
                <w:tcW w:w="988" w:type="dxa"/>
              </w:tcPr>
            </w:tcPrChange>
          </w:tcPr>
          <w:p w14:paraId="5D4F441B" w14:textId="7A4525B1"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Día 1</w:t>
            </w:r>
            <w:r w:rsidR="001D2861" w:rsidRPr="00BE1DB2">
              <w:rPr>
                <w:rFonts w:ascii="Arial" w:hAnsi="Arial" w:cs="Arial"/>
                <w:color w:val="000000" w:themeColor="text1"/>
              </w:rPr>
              <w:t>5</w:t>
            </w:r>
          </w:p>
        </w:tc>
        <w:tc>
          <w:tcPr>
            <w:tcW w:w="3105" w:type="dxa"/>
            <w:tcPrChange w:id="1610" w:author="Diego Andrés Villavicencio Cando" w:date="2020-06-07T12:26:00Z">
              <w:tcPr>
                <w:tcW w:w="2693" w:type="dxa"/>
              </w:tcPr>
            </w:tcPrChange>
          </w:tcPr>
          <w:p w14:paraId="44F4B286" w14:textId="25983736" w:rsidR="00B329EA" w:rsidRPr="00BE1DB2" w:rsidRDefault="001D2861"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profesiones configurando el contenido</w:t>
            </w:r>
          </w:p>
        </w:tc>
        <w:tc>
          <w:tcPr>
            <w:tcW w:w="2797" w:type="dxa"/>
            <w:tcPrChange w:id="1611" w:author="Diego Andrés Villavicencio Cando" w:date="2020-06-07T12:26:00Z">
              <w:tcPr>
                <w:tcW w:w="2689" w:type="dxa"/>
              </w:tcPr>
            </w:tcPrChange>
          </w:tcPr>
          <w:p w14:paraId="7A719C09"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tipos de transportes, frutas y hortalizas en el módulo avanzado, configurar el contenido</w:t>
            </w:r>
          </w:p>
        </w:tc>
        <w:tc>
          <w:tcPr>
            <w:tcW w:w="1740" w:type="dxa"/>
            <w:tcPrChange w:id="1612" w:author="Diego Andrés Villavicencio Cando" w:date="2020-06-07T12:26:00Z">
              <w:tcPr>
                <w:tcW w:w="2414" w:type="dxa"/>
              </w:tcPr>
            </w:tcPrChange>
          </w:tcPr>
          <w:p w14:paraId="737C11E8"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1C80FFF3" w14:textId="77777777" w:rsidTr="00F43EE9">
        <w:tc>
          <w:tcPr>
            <w:tcW w:w="858" w:type="dxa"/>
            <w:tcPrChange w:id="1613" w:author="Diego Andrés Villavicencio Cando" w:date="2020-06-07T12:26:00Z">
              <w:tcPr>
                <w:tcW w:w="988" w:type="dxa"/>
              </w:tcPr>
            </w:tcPrChange>
          </w:tcPr>
          <w:p w14:paraId="0631B7AD" w14:textId="172D28EA"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16</w:t>
            </w:r>
          </w:p>
        </w:tc>
        <w:tc>
          <w:tcPr>
            <w:tcW w:w="3105" w:type="dxa"/>
            <w:tcPrChange w:id="1614" w:author="Diego Andrés Villavicencio Cando" w:date="2020-06-07T12:26:00Z">
              <w:tcPr>
                <w:tcW w:w="2693" w:type="dxa"/>
              </w:tcPr>
            </w:tcPrChange>
          </w:tcPr>
          <w:p w14:paraId="3C602A76"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tipos de transporte, frutas y hortalizas, buscar las imágenes y sus respectivos sonidos</w:t>
            </w:r>
          </w:p>
        </w:tc>
        <w:tc>
          <w:tcPr>
            <w:tcW w:w="2797" w:type="dxa"/>
            <w:tcPrChange w:id="1615" w:author="Diego Andrés Villavicencio Cando" w:date="2020-06-07T12:26:00Z">
              <w:tcPr>
                <w:tcW w:w="2689" w:type="dxa"/>
              </w:tcPr>
            </w:tcPrChange>
          </w:tcPr>
          <w:p w14:paraId="36F2D5F5" w14:textId="6EF4E7B2" w:rsidR="009F567F"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las provincias diseñando las regiones interactivas</w:t>
            </w:r>
          </w:p>
          <w:p w14:paraId="1D06E52F"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Y configurando la región costa con sus respectivas provincias</w:t>
            </w:r>
          </w:p>
        </w:tc>
        <w:tc>
          <w:tcPr>
            <w:tcW w:w="1740" w:type="dxa"/>
            <w:tcPrChange w:id="1616" w:author="Diego Andrés Villavicencio Cando" w:date="2020-06-07T12:26:00Z">
              <w:tcPr>
                <w:tcW w:w="2414" w:type="dxa"/>
              </w:tcPr>
            </w:tcPrChange>
          </w:tcPr>
          <w:p w14:paraId="2C92F300"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56CA841E" w14:textId="77777777" w:rsidTr="00F43EE9">
        <w:tc>
          <w:tcPr>
            <w:tcW w:w="858" w:type="dxa"/>
            <w:tcPrChange w:id="1617" w:author="Diego Andrés Villavicencio Cando" w:date="2020-06-07T12:26:00Z">
              <w:tcPr>
                <w:tcW w:w="988" w:type="dxa"/>
              </w:tcPr>
            </w:tcPrChange>
          </w:tcPr>
          <w:p w14:paraId="1BE7C28E" w14:textId="1F3C939C"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17</w:t>
            </w:r>
          </w:p>
        </w:tc>
        <w:tc>
          <w:tcPr>
            <w:tcW w:w="3105" w:type="dxa"/>
            <w:tcPrChange w:id="1618" w:author="Diego Andrés Villavicencio Cando" w:date="2020-06-07T12:26:00Z">
              <w:tcPr>
                <w:tcW w:w="2693" w:type="dxa"/>
              </w:tcPr>
            </w:tcPrChange>
          </w:tcPr>
          <w:p w14:paraId="251F7AAF"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y diseño las regiones interactivas y la configuración de la región costa</w:t>
            </w:r>
          </w:p>
        </w:tc>
        <w:tc>
          <w:tcPr>
            <w:tcW w:w="2797" w:type="dxa"/>
            <w:tcPrChange w:id="1619" w:author="Diego Andrés Villavicencio Cando" w:date="2020-06-07T12:26:00Z">
              <w:tcPr>
                <w:tcW w:w="2689" w:type="dxa"/>
              </w:tcPr>
            </w:tcPrChange>
          </w:tcPr>
          <w:p w14:paraId="43B24EC9" w14:textId="04624822"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la región sierra</w:t>
            </w:r>
            <w:r w:rsidR="00682680" w:rsidRPr="00BE1DB2">
              <w:rPr>
                <w:rFonts w:ascii="Arial" w:hAnsi="Arial" w:cs="Arial"/>
                <w:color w:val="000000" w:themeColor="text1"/>
              </w:rPr>
              <w:t>,</w:t>
            </w:r>
            <w:r w:rsidRPr="00BE1DB2">
              <w:rPr>
                <w:rFonts w:ascii="Arial" w:hAnsi="Arial" w:cs="Arial"/>
                <w:color w:val="000000" w:themeColor="text1"/>
              </w:rPr>
              <w:t xml:space="preserve"> amazonia </w:t>
            </w:r>
            <w:r w:rsidR="006818B2" w:rsidRPr="00BE1DB2">
              <w:rPr>
                <w:rFonts w:ascii="Arial" w:hAnsi="Arial" w:cs="Arial"/>
                <w:color w:val="000000" w:themeColor="text1"/>
              </w:rPr>
              <w:t>y configurarlo</w:t>
            </w:r>
            <w:r w:rsidRPr="00BE1DB2">
              <w:rPr>
                <w:rFonts w:ascii="Arial" w:hAnsi="Arial" w:cs="Arial"/>
                <w:color w:val="000000" w:themeColor="text1"/>
              </w:rPr>
              <w:t xml:space="preserve"> con sus respectivas provincias</w:t>
            </w:r>
          </w:p>
        </w:tc>
        <w:tc>
          <w:tcPr>
            <w:tcW w:w="1740" w:type="dxa"/>
            <w:tcPrChange w:id="1620" w:author="Diego Andrés Villavicencio Cando" w:date="2020-06-07T12:26:00Z">
              <w:tcPr>
                <w:tcW w:w="2414" w:type="dxa"/>
              </w:tcPr>
            </w:tcPrChange>
          </w:tcPr>
          <w:p w14:paraId="2A854C3D"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17603667" w14:textId="77777777" w:rsidTr="00F43EE9">
        <w:tc>
          <w:tcPr>
            <w:tcW w:w="858" w:type="dxa"/>
            <w:tcPrChange w:id="1621" w:author="Diego Andrés Villavicencio Cando" w:date="2020-06-07T12:26:00Z">
              <w:tcPr>
                <w:tcW w:w="988" w:type="dxa"/>
              </w:tcPr>
            </w:tcPrChange>
          </w:tcPr>
          <w:p w14:paraId="323B6970" w14:textId="2651D148"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18</w:t>
            </w:r>
          </w:p>
        </w:tc>
        <w:tc>
          <w:tcPr>
            <w:tcW w:w="3105" w:type="dxa"/>
            <w:tcPrChange w:id="1622" w:author="Diego Andrés Villavicencio Cando" w:date="2020-06-07T12:26:00Z">
              <w:tcPr>
                <w:tcW w:w="2693" w:type="dxa"/>
              </w:tcPr>
            </w:tcPrChange>
          </w:tcPr>
          <w:p w14:paraId="2C48AECD"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configurando la región sierra y amazonia, buscando las imágenes y sus respectivos sonidos</w:t>
            </w:r>
          </w:p>
        </w:tc>
        <w:tc>
          <w:tcPr>
            <w:tcW w:w="2797" w:type="dxa"/>
            <w:tcPrChange w:id="1623" w:author="Diego Andrés Villavicencio Cando" w:date="2020-06-07T12:26:00Z">
              <w:tcPr>
                <w:tcW w:w="2689" w:type="dxa"/>
              </w:tcPr>
            </w:tcPrChange>
          </w:tcPr>
          <w:p w14:paraId="7B66C264" w14:textId="093213F5"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la región insular, buscando las imágenes, sonidos </w:t>
            </w:r>
            <w:r w:rsidR="006818B2" w:rsidRPr="00BE1DB2">
              <w:rPr>
                <w:rFonts w:ascii="Arial" w:hAnsi="Arial" w:cs="Arial"/>
                <w:color w:val="000000" w:themeColor="text1"/>
              </w:rPr>
              <w:t>y configurando</w:t>
            </w:r>
            <w:r w:rsidRPr="00BE1DB2">
              <w:rPr>
                <w:rFonts w:ascii="Arial" w:hAnsi="Arial" w:cs="Arial"/>
                <w:color w:val="000000" w:themeColor="text1"/>
              </w:rPr>
              <w:t xml:space="preserve"> </w:t>
            </w:r>
            <w:r w:rsidR="006818B2" w:rsidRPr="00BE1DB2">
              <w:rPr>
                <w:rFonts w:ascii="Arial" w:hAnsi="Arial" w:cs="Arial"/>
                <w:color w:val="000000" w:themeColor="text1"/>
              </w:rPr>
              <w:t>en sus</w:t>
            </w:r>
            <w:r w:rsidRPr="00BE1DB2">
              <w:rPr>
                <w:rFonts w:ascii="Arial" w:hAnsi="Arial" w:cs="Arial"/>
                <w:color w:val="000000" w:themeColor="text1"/>
              </w:rPr>
              <w:t xml:space="preserve"> respectivas provincias</w:t>
            </w:r>
          </w:p>
        </w:tc>
        <w:tc>
          <w:tcPr>
            <w:tcW w:w="1740" w:type="dxa"/>
            <w:tcPrChange w:id="1624" w:author="Diego Andrés Villavicencio Cando" w:date="2020-06-07T12:26:00Z">
              <w:tcPr>
                <w:tcW w:w="2414" w:type="dxa"/>
              </w:tcPr>
            </w:tcPrChange>
          </w:tcPr>
          <w:p w14:paraId="303C60F4" w14:textId="7617AB9D" w:rsidR="00B329EA" w:rsidRPr="00BE1DB2" w:rsidRDefault="002A1507" w:rsidP="00E73F36">
            <w:pPr>
              <w:keepNext/>
              <w:spacing w:line="360" w:lineRule="auto"/>
              <w:ind w:left="142"/>
              <w:rPr>
                <w:rFonts w:ascii="Arial" w:hAnsi="Arial" w:cs="Arial"/>
                <w:color w:val="000000" w:themeColor="text1"/>
              </w:rPr>
            </w:pPr>
            <w:r w:rsidRPr="00BE1DB2">
              <w:rPr>
                <w:rFonts w:ascii="Arial" w:hAnsi="Arial" w:cs="Arial"/>
                <w:color w:val="000000" w:themeColor="text1"/>
              </w:rPr>
              <w:t xml:space="preserve">  </w:t>
            </w:r>
          </w:p>
        </w:tc>
      </w:tr>
    </w:tbl>
    <w:p w14:paraId="43B43CF4" w14:textId="413FE3F6" w:rsidR="0057744C" w:rsidRPr="00D91A16" w:rsidRDefault="0057744C" w:rsidP="00E73F36">
      <w:pPr>
        <w:spacing w:line="276" w:lineRule="auto"/>
        <w:ind w:left="142"/>
        <w:jc w:val="center"/>
        <w:rPr>
          <w:rFonts w:ascii="Arial" w:hAnsi="Arial" w:cs="Arial"/>
          <w:color w:val="000000" w:themeColor="text1"/>
          <w:sz w:val="18"/>
          <w:szCs w:val="18"/>
        </w:rPr>
      </w:pPr>
    </w:p>
    <w:p w14:paraId="78247DAF" w14:textId="77777777" w:rsidR="00F65A20" w:rsidRDefault="00F65A20" w:rsidP="00E73F36">
      <w:pPr>
        <w:spacing w:line="360" w:lineRule="auto"/>
        <w:ind w:left="142"/>
        <w:rPr>
          <w:rFonts w:ascii="Arial" w:hAnsi="Arial" w:cs="Arial"/>
          <w:b/>
          <w:bCs/>
          <w:color w:val="000000" w:themeColor="text1"/>
          <w:sz w:val="24"/>
          <w:szCs w:val="24"/>
        </w:rPr>
      </w:pPr>
    </w:p>
    <w:p w14:paraId="4E79FBC0" w14:textId="3DB23192" w:rsidR="00443890" w:rsidRPr="00F65A20" w:rsidRDefault="00397A69"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lastRenderedPageBreak/>
        <w:t xml:space="preserve">Pruebas sprint </w:t>
      </w:r>
      <w:r w:rsidR="00DB315C" w:rsidRPr="00F65A20">
        <w:rPr>
          <w:rFonts w:ascii="Arial" w:hAnsi="Arial" w:cs="Arial"/>
          <w:b/>
          <w:bCs/>
          <w:color w:val="000000" w:themeColor="text1"/>
        </w:rPr>
        <w:t>2</w:t>
      </w:r>
    </w:p>
    <w:p w14:paraId="1867233A" w14:textId="77777777" w:rsidR="0036380C" w:rsidRPr="00F65A20" w:rsidRDefault="0036380C" w:rsidP="00E73F36">
      <w:pPr>
        <w:spacing w:line="360" w:lineRule="auto"/>
        <w:ind w:left="142"/>
        <w:rPr>
          <w:rFonts w:ascii="Arial" w:hAnsi="Arial" w:cs="Arial"/>
          <w:b/>
          <w:color w:val="000000" w:themeColor="text1"/>
        </w:rPr>
      </w:pPr>
      <w:r w:rsidRPr="00F65A20">
        <w:rPr>
          <w:rFonts w:ascii="Arial" w:hAnsi="Arial" w:cs="Arial"/>
          <w:b/>
          <w:color w:val="000000" w:themeColor="text1"/>
        </w:rPr>
        <w:t>Página principal</w:t>
      </w:r>
    </w:p>
    <w:p w14:paraId="67AC2223" w14:textId="266D6D89" w:rsidR="00326353" w:rsidRPr="00BE1DB2" w:rsidRDefault="00D7411F"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Tomando en cuenta las HU</w:t>
      </w:r>
      <w:r w:rsidR="005050EA">
        <w:rPr>
          <w:rFonts w:ascii="Arial" w:hAnsi="Arial" w:cs="Arial"/>
          <w:color w:val="000000" w:themeColor="text1"/>
        </w:rPr>
        <w:t>3</w:t>
      </w:r>
      <w:r w:rsidRPr="00BE1DB2">
        <w:rPr>
          <w:rFonts w:ascii="Arial" w:hAnsi="Arial" w:cs="Arial"/>
          <w:color w:val="000000" w:themeColor="text1"/>
        </w:rPr>
        <w:t xml:space="preserve"> y HU</w:t>
      </w:r>
      <w:r w:rsidR="005050EA">
        <w:rPr>
          <w:rFonts w:ascii="Arial" w:hAnsi="Arial" w:cs="Arial"/>
          <w:color w:val="000000" w:themeColor="text1"/>
        </w:rPr>
        <w:t>5</w:t>
      </w:r>
      <w:r w:rsidRPr="00BE1DB2">
        <w:rPr>
          <w:rFonts w:ascii="Arial" w:hAnsi="Arial" w:cs="Arial"/>
          <w:color w:val="000000" w:themeColor="text1"/>
        </w:rPr>
        <w:t xml:space="preserve"> se hizo las siguientes pruebas, p</w:t>
      </w:r>
      <w:r w:rsidR="0036380C" w:rsidRPr="00BE1DB2">
        <w:rPr>
          <w:rFonts w:ascii="Arial" w:hAnsi="Arial" w:cs="Arial"/>
          <w:color w:val="000000" w:themeColor="text1"/>
        </w:rPr>
        <w:t xml:space="preserve">ara la página principal se </w:t>
      </w:r>
      <w:r w:rsidR="00620F36" w:rsidRPr="00BE1DB2">
        <w:rPr>
          <w:rFonts w:ascii="Arial" w:hAnsi="Arial" w:cs="Arial"/>
          <w:color w:val="000000" w:themeColor="text1"/>
        </w:rPr>
        <w:t>realizó</w:t>
      </w:r>
      <w:r w:rsidR="0036380C" w:rsidRPr="00BE1DB2">
        <w:rPr>
          <w:rFonts w:ascii="Arial" w:hAnsi="Arial" w:cs="Arial"/>
          <w:color w:val="000000" w:themeColor="text1"/>
        </w:rPr>
        <w:t xml:space="preserve"> un ingreso interactivo con un fondo entendible y un botón para que nos lleve al contenido que tiene el aplicativo</w:t>
      </w:r>
      <w:r w:rsidR="00707313" w:rsidRPr="00BE1DB2">
        <w:rPr>
          <w:rFonts w:ascii="Arial" w:hAnsi="Arial" w:cs="Arial"/>
          <w:color w:val="000000" w:themeColor="text1"/>
        </w:rPr>
        <w:t>.</w:t>
      </w:r>
    </w:p>
    <w:p w14:paraId="761B6AA3" w14:textId="6295B9E3" w:rsidR="002673E2" w:rsidRPr="00F65A20" w:rsidRDefault="00385B36" w:rsidP="00E73F36">
      <w:pPr>
        <w:tabs>
          <w:tab w:val="left" w:pos="5180"/>
        </w:tabs>
        <w:spacing w:line="360" w:lineRule="auto"/>
        <w:ind w:left="142"/>
        <w:rPr>
          <w:rFonts w:ascii="Arial" w:hAnsi="Arial" w:cs="Arial"/>
          <w:b/>
          <w:color w:val="000000" w:themeColor="text1"/>
        </w:rPr>
      </w:pPr>
      <w:r w:rsidRPr="00F65A20">
        <w:rPr>
          <w:rFonts w:ascii="Arial" w:hAnsi="Arial" w:cs="Arial"/>
          <w:b/>
          <w:color w:val="000000" w:themeColor="text1"/>
        </w:rPr>
        <w:t>Módulo</w:t>
      </w:r>
      <w:r w:rsidR="008033F5" w:rsidRPr="00F65A20">
        <w:rPr>
          <w:rFonts w:ascii="Arial" w:hAnsi="Arial" w:cs="Arial"/>
          <w:b/>
          <w:color w:val="000000" w:themeColor="text1"/>
        </w:rPr>
        <w:t xml:space="preserve"> </w:t>
      </w:r>
      <w:r w:rsidR="00620F36" w:rsidRPr="00F65A20">
        <w:rPr>
          <w:rFonts w:ascii="Arial" w:hAnsi="Arial" w:cs="Arial"/>
          <w:b/>
          <w:color w:val="000000" w:themeColor="text1"/>
        </w:rPr>
        <w:t>Para Aprender</w:t>
      </w:r>
    </w:p>
    <w:p w14:paraId="169382F8" w14:textId="40113A59" w:rsidR="009423C4" w:rsidRPr="005050EA" w:rsidRDefault="00A1733A" w:rsidP="00E73F36">
      <w:pPr>
        <w:spacing w:line="360" w:lineRule="auto"/>
        <w:ind w:left="142" w:firstLine="709"/>
        <w:jc w:val="both"/>
        <w:rPr>
          <w:rFonts w:ascii="Arial" w:hAnsi="Arial" w:cs="Arial"/>
          <w:b/>
          <w:bCs/>
          <w:color w:val="000000" w:themeColor="text1"/>
        </w:rPr>
      </w:pPr>
      <w:r w:rsidRPr="00BE1DB2">
        <w:rPr>
          <w:rFonts w:ascii="Arial" w:hAnsi="Arial" w:cs="Arial"/>
          <w:color w:val="000000" w:themeColor="text1"/>
        </w:rPr>
        <w:t xml:space="preserve">Se desarrolló el </w:t>
      </w:r>
      <w:r w:rsidR="00AA26E1" w:rsidRPr="00BE1DB2">
        <w:rPr>
          <w:rFonts w:ascii="Arial" w:hAnsi="Arial" w:cs="Arial"/>
          <w:color w:val="000000" w:themeColor="text1"/>
        </w:rPr>
        <w:t>Módulo</w:t>
      </w:r>
      <w:r w:rsidRPr="00BE1DB2">
        <w:rPr>
          <w:rFonts w:ascii="Arial" w:hAnsi="Arial" w:cs="Arial"/>
          <w:color w:val="000000" w:themeColor="text1"/>
        </w:rPr>
        <w:t xml:space="preserve"> de aprendizaje, el cual permitirá visualizar los diferentes niveles o ítems que tiene el aplicativo, teniendo en cuenta que tiene </w:t>
      </w:r>
      <w:r w:rsidR="006818B2" w:rsidRPr="00BE1DB2">
        <w:rPr>
          <w:rFonts w:ascii="Arial" w:hAnsi="Arial" w:cs="Arial"/>
          <w:color w:val="000000" w:themeColor="text1"/>
        </w:rPr>
        <w:t>sub-ítems</w:t>
      </w:r>
      <w:r w:rsidRPr="00BE1DB2">
        <w:rPr>
          <w:rFonts w:ascii="Arial" w:hAnsi="Arial" w:cs="Arial"/>
          <w:color w:val="000000" w:themeColor="text1"/>
        </w:rPr>
        <w:t xml:space="preserve"> sobre cada tema explicados en la HU</w:t>
      </w:r>
      <w:r w:rsidR="005050EA">
        <w:rPr>
          <w:rFonts w:ascii="Arial" w:hAnsi="Arial" w:cs="Arial"/>
          <w:color w:val="000000" w:themeColor="text1"/>
        </w:rPr>
        <w:t>6</w:t>
      </w:r>
      <w:r w:rsidRPr="00BE1DB2">
        <w:rPr>
          <w:rFonts w:ascii="Arial" w:hAnsi="Arial" w:cs="Arial"/>
          <w:color w:val="000000" w:themeColor="text1"/>
        </w:rPr>
        <w:t>, HU</w:t>
      </w:r>
      <w:r w:rsidR="005050EA">
        <w:rPr>
          <w:rFonts w:ascii="Arial" w:hAnsi="Arial" w:cs="Arial"/>
          <w:color w:val="000000" w:themeColor="text1"/>
        </w:rPr>
        <w:t>7</w:t>
      </w:r>
      <w:r w:rsidRPr="00BE1DB2">
        <w:rPr>
          <w:rFonts w:ascii="Arial" w:hAnsi="Arial" w:cs="Arial"/>
          <w:color w:val="000000" w:themeColor="text1"/>
        </w:rPr>
        <w:t>, HU</w:t>
      </w:r>
      <w:r w:rsidR="005050EA">
        <w:rPr>
          <w:rFonts w:ascii="Arial" w:hAnsi="Arial" w:cs="Arial"/>
          <w:color w:val="000000" w:themeColor="text1"/>
        </w:rPr>
        <w:t>8</w:t>
      </w:r>
      <w:r w:rsidRPr="00BE1DB2">
        <w:rPr>
          <w:rFonts w:ascii="Arial" w:hAnsi="Arial" w:cs="Arial"/>
          <w:color w:val="000000" w:themeColor="text1"/>
        </w:rPr>
        <w:t>, HU</w:t>
      </w:r>
      <w:r w:rsidR="005050EA">
        <w:rPr>
          <w:rFonts w:ascii="Arial" w:hAnsi="Arial" w:cs="Arial"/>
          <w:color w:val="000000" w:themeColor="text1"/>
        </w:rPr>
        <w:t>9</w:t>
      </w:r>
      <w:r w:rsidRPr="00BE1DB2">
        <w:rPr>
          <w:rFonts w:ascii="Arial" w:hAnsi="Arial" w:cs="Arial"/>
          <w:color w:val="000000" w:themeColor="text1"/>
        </w:rPr>
        <w:t>, HU</w:t>
      </w:r>
      <w:r w:rsidR="005050EA">
        <w:rPr>
          <w:rFonts w:ascii="Arial" w:hAnsi="Arial" w:cs="Arial"/>
          <w:color w:val="000000" w:themeColor="text1"/>
        </w:rPr>
        <w:t>10</w:t>
      </w:r>
      <w:r w:rsidRPr="00BE1DB2">
        <w:rPr>
          <w:rFonts w:ascii="Arial" w:hAnsi="Arial" w:cs="Arial"/>
          <w:color w:val="000000" w:themeColor="text1"/>
        </w:rPr>
        <w:t>,</w:t>
      </w:r>
      <w:r w:rsidR="005050EA">
        <w:rPr>
          <w:rFonts w:ascii="Arial" w:hAnsi="Arial" w:cs="Arial"/>
          <w:color w:val="000000" w:themeColor="text1"/>
        </w:rPr>
        <w:t xml:space="preserve"> HU11</w:t>
      </w:r>
      <w:r w:rsidRPr="00BE1DB2">
        <w:rPr>
          <w:rFonts w:ascii="Arial" w:hAnsi="Arial" w:cs="Arial"/>
          <w:color w:val="000000" w:themeColor="text1"/>
        </w:rPr>
        <w:t xml:space="preserve"> tal y como se puede ver en la figura </w:t>
      </w:r>
      <w:r w:rsidR="003A5F92">
        <w:rPr>
          <w:rFonts w:ascii="Arial" w:hAnsi="Arial" w:cs="Arial"/>
          <w:color w:val="000000" w:themeColor="text1"/>
        </w:rPr>
        <w:t>30</w:t>
      </w:r>
      <w:r w:rsidRPr="00BE1DB2">
        <w:rPr>
          <w:rFonts w:ascii="Arial" w:hAnsi="Arial" w:cs="Arial"/>
          <w:color w:val="000000" w:themeColor="text1"/>
        </w:rPr>
        <w:t xml:space="preserve">, figura </w:t>
      </w:r>
      <w:r w:rsidR="005050EA">
        <w:rPr>
          <w:rFonts w:ascii="Arial" w:hAnsi="Arial" w:cs="Arial"/>
          <w:color w:val="000000" w:themeColor="text1"/>
        </w:rPr>
        <w:t>3</w:t>
      </w:r>
      <w:r w:rsidR="003A5F92">
        <w:rPr>
          <w:rFonts w:ascii="Arial" w:hAnsi="Arial" w:cs="Arial"/>
          <w:color w:val="000000" w:themeColor="text1"/>
        </w:rPr>
        <w:t>5</w:t>
      </w:r>
      <w:r w:rsidRPr="00BE1DB2">
        <w:rPr>
          <w:rFonts w:ascii="Arial" w:hAnsi="Arial" w:cs="Arial"/>
          <w:color w:val="000000" w:themeColor="text1"/>
        </w:rPr>
        <w:t xml:space="preserve">, figura </w:t>
      </w:r>
      <w:r w:rsidR="009423C4" w:rsidRPr="00BE1DB2">
        <w:rPr>
          <w:rFonts w:ascii="Arial" w:hAnsi="Arial" w:cs="Arial"/>
          <w:color w:val="000000" w:themeColor="text1"/>
        </w:rPr>
        <w:t>4</w:t>
      </w:r>
      <w:r w:rsidR="003A5F92">
        <w:rPr>
          <w:rFonts w:ascii="Arial" w:hAnsi="Arial" w:cs="Arial"/>
          <w:color w:val="000000" w:themeColor="text1"/>
        </w:rPr>
        <w:t>2</w:t>
      </w:r>
      <w:r w:rsidRPr="00BE1DB2">
        <w:rPr>
          <w:rFonts w:ascii="Arial" w:hAnsi="Arial" w:cs="Arial"/>
          <w:color w:val="000000" w:themeColor="text1"/>
        </w:rPr>
        <w:t xml:space="preserve">, figura </w:t>
      </w:r>
      <w:r w:rsidR="005050EA">
        <w:rPr>
          <w:rFonts w:ascii="Arial" w:hAnsi="Arial" w:cs="Arial"/>
          <w:color w:val="000000" w:themeColor="text1"/>
        </w:rPr>
        <w:t>4</w:t>
      </w:r>
      <w:r w:rsidR="003A5F92">
        <w:rPr>
          <w:rFonts w:ascii="Arial" w:hAnsi="Arial" w:cs="Arial"/>
          <w:color w:val="000000" w:themeColor="text1"/>
        </w:rPr>
        <w:t>5</w:t>
      </w:r>
      <w:r w:rsidRPr="00BE1DB2">
        <w:rPr>
          <w:rFonts w:ascii="Arial" w:hAnsi="Arial" w:cs="Arial"/>
          <w:color w:val="000000" w:themeColor="text1"/>
        </w:rPr>
        <w:t xml:space="preserve">, figura </w:t>
      </w:r>
      <w:r w:rsidR="005050EA">
        <w:rPr>
          <w:rFonts w:ascii="Arial" w:hAnsi="Arial" w:cs="Arial"/>
          <w:color w:val="000000" w:themeColor="text1"/>
        </w:rPr>
        <w:t>4</w:t>
      </w:r>
      <w:r w:rsidR="003A5F92">
        <w:rPr>
          <w:rFonts w:ascii="Arial" w:hAnsi="Arial" w:cs="Arial"/>
          <w:color w:val="000000" w:themeColor="text1"/>
        </w:rPr>
        <w:t xml:space="preserve">6 </w:t>
      </w:r>
      <w:r w:rsidR="003A5F92" w:rsidRPr="003A5F92">
        <w:rPr>
          <w:rFonts w:ascii="Arial" w:hAnsi="Arial" w:cs="Arial"/>
          <w:b/>
          <w:bCs/>
          <w:color w:val="000000" w:themeColor="text1"/>
        </w:rPr>
        <w:t>A</w:t>
      </w:r>
      <w:r w:rsidR="005050EA">
        <w:rPr>
          <w:rFonts w:ascii="Arial" w:hAnsi="Arial" w:cs="Arial"/>
          <w:b/>
          <w:bCs/>
          <w:color w:val="000000" w:themeColor="text1"/>
        </w:rPr>
        <w:t>nexo H.</w:t>
      </w:r>
    </w:p>
    <w:p w14:paraId="7AC294C7" w14:textId="58643008" w:rsidR="00AE5073" w:rsidRPr="00F65A20" w:rsidRDefault="001A1432"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Retroalimentación</w:t>
      </w:r>
    </w:p>
    <w:p w14:paraId="15D2A15D" w14:textId="139EC1ED" w:rsidR="005A2F34" w:rsidRPr="00BE1DB2" w:rsidRDefault="005A2F3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la página </w:t>
      </w:r>
      <w:r w:rsidR="001C2040" w:rsidRPr="00BE1DB2">
        <w:rPr>
          <w:rFonts w:ascii="Arial" w:hAnsi="Arial" w:cs="Arial"/>
          <w:color w:val="000000" w:themeColor="text1"/>
        </w:rPr>
        <w:t xml:space="preserve">principal el cual se lo </w:t>
      </w:r>
      <w:r w:rsidR="00717D4F" w:rsidRPr="00BE1DB2">
        <w:rPr>
          <w:rFonts w:ascii="Arial" w:hAnsi="Arial" w:cs="Arial"/>
          <w:color w:val="000000" w:themeColor="text1"/>
        </w:rPr>
        <w:t>realizó</w:t>
      </w:r>
      <w:r w:rsidR="001C2040"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001C2040" w:rsidRPr="00BE1DB2">
        <w:rPr>
          <w:rFonts w:ascii="Arial" w:hAnsi="Arial" w:cs="Arial"/>
          <w:color w:val="000000" w:themeColor="text1"/>
        </w:rPr>
        <w:t xml:space="preserve"> las necesidades del cliente, agregando imágenes, editando estilos y colores, agregando un botón para que los usuarios puedan acceder a la aplicación.</w:t>
      </w:r>
    </w:p>
    <w:p w14:paraId="4C85250E" w14:textId="33F0AF5D" w:rsidR="001A1432" w:rsidRPr="00BE1DB2" w:rsidRDefault="008F7B5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9944DA" w:rsidRPr="00BE1DB2">
        <w:rPr>
          <w:rFonts w:ascii="Arial" w:hAnsi="Arial" w:cs="Arial"/>
          <w:color w:val="000000" w:themeColor="text1"/>
        </w:rPr>
        <w:t>18</w:t>
      </w:r>
      <w:r w:rsidRPr="00BE1DB2">
        <w:rPr>
          <w:rFonts w:ascii="Arial" w:hAnsi="Arial" w:cs="Arial"/>
          <w:color w:val="000000" w:themeColor="text1"/>
        </w:rPr>
        <w:t xml:space="preserve"> </w:t>
      </w:r>
      <w:r w:rsidR="000030E7" w:rsidRPr="00BE1DB2">
        <w:rPr>
          <w:rFonts w:ascii="Arial" w:hAnsi="Arial" w:cs="Arial"/>
          <w:color w:val="000000" w:themeColor="text1"/>
        </w:rPr>
        <w:t>días</w:t>
      </w:r>
      <w:r w:rsidRPr="00BE1DB2">
        <w:rPr>
          <w:rFonts w:ascii="Arial" w:hAnsi="Arial" w:cs="Arial"/>
          <w:color w:val="000000" w:themeColor="text1"/>
        </w:rPr>
        <w:t xml:space="preserve"> teniendo un total de </w:t>
      </w:r>
      <w:r w:rsidR="009944DA" w:rsidRPr="00BE1DB2">
        <w:rPr>
          <w:rFonts w:ascii="Arial" w:hAnsi="Arial" w:cs="Arial"/>
          <w:color w:val="000000" w:themeColor="text1"/>
        </w:rPr>
        <w:t>54</w:t>
      </w:r>
      <w:r w:rsidRPr="00BE1DB2">
        <w:rPr>
          <w:rFonts w:ascii="Arial" w:hAnsi="Arial" w:cs="Arial"/>
          <w:color w:val="000000" w:themeColor="text1"/>
        </w:rPr>
        <w:t xml:space="preserve"> </w:t>
      </w:r>
      <w:r w:rsidR="000030E7" w:rsidRPr="00BE1DB2">
        <w:rPr>
          <w:rFonts w:ascii="Arial" w:hAnsi="Arial" w:cs="Arial"/>
          <w:color w:val="000000" w:themeColor="text1"/>
        </w:rPr>
        <w:t xml:space="preserve">horas de desarrollo, se vio la necesidad de poner banderas para poder reconocer </w:t>
      </w:r>
      <w:r w:rsidR="008D0D61" w:rsidRPr="00BE1DB2">
        <w:rPr>
          <w:rFonts w:ascii="Arial" w:hAnsi="Arial" w:cs="Arial"/>
          <w:color w:val="000000" w:themeColor="text1"/>
        </w:rPr>
        <w:t>las provincias del Ecuador</w:t>
      </w:r>
      <w:r w:rsidR="000030E7" w:rsidRPr="00BE1DB2">
        <w:rPr>
          <w:rFonts w:ascii="Arial" w:hAnsi="Arial" w:cs="Arial"/>
          <w:color w:val="000000" w:themeColor="text1"/>
        </w:rPr>
        <w:t xml:space="preserve">. El desarrollo de la aplicación continua normalmente, a continuación, se detalla el desarrollo del sprint </w:t>
      </w:r>
      <w:r w:rsidR="009944DA" w:rsidRPr="00BE1DB2">
        <w:rPr>
          <w:rFonts w:ascii="Arial" w:hAnsi="Arial" w:cs="Arial"/>
          <w:color w:val="000000" w:themeColor="text1"/>
        </w:rPr>
        <w:t>3</w:t>
      </w:r>
      <w:r w:rsidR="000030E7" w:rsidRPr="00BE1DB2">
        <w:rPr>
          <w:rFonts w:ascii="Arial" w:hAnsi="Arial" w:cs="Arial"/>
          <w:color w:val="000000" w:themeColor="text1"/>
        </w:rPr>
        <w:t xml:space="preserve"> el cual es el encargado de gestionar el módulo de práctica.</w:t>
      </w:r>
      <w:r w:rsidRPr="00BE1DB2">
        <w:rPr>
          <w:rFonts w:ascii="Arial" w:hAnsi="Arial" w:cs="Arial"/>
          <w:color w:val="000000" w:themeColor="text1"/>
        </w:rPr>
        <w:t xml:space="preserve"> </w:t>
      </w:r>
    </w:p>
    <w:p w14:paraId="2AEB73BD" w14:textId="0C9E9351" w:rsidR="008B7318" w:rsidRPr="00F65A20" w:rsidRDefault="008B7318" w:rsidP="00E73F36">
      <w:pPr>
        <w:pStyle w:val="Ttulo3"/>
        <w:numPr>
          <w:ilvl w:val="2"/>
          <w:numId w:val="2"/>
        </w:numPr>
        <w:spacing w:line="360" w:lineRule="auto"/>
        <w:ind w:left="142" w:firstLine="0"/>
        <w:rPr>
          <w:sz w:val="22"/>
          <w:szCs w:val="22"/>
        </w:rPr>
      </w:pPr>
      <w:bookmarkStart w:id="1625" w:name="_Toc34668653"/>
      <w:bookmarkStart w:id="1626" w:name="_Toc45264838"/>
      <w:r w:rsidRPr="00F65A20">
        <w:rPr>
          <w:rFonts w:ascii="Arial" w:hAnsi="Arial" w:cs="Arial"/>
          <w:b/>
          <w:bCs/>
          <w:color w:val="000000" w:themeColor="text1"/>
        </w:rPr>
        <w:t xml:space="preserve">Desarrollo del sprint </w:t>
      </w:r>
      <w:r w:rsidR="00DB315C" w:rsidRPr="00F65A20">
        <w:rPr>
          <w:rFonts w:ascii="Arial" w:hAnsi="Arial" w:cs="Arial"/>
          <w:b/>
          <w:bCs/>
          <w:color w:val="000000" w:themeColor="text1"/>
        </w:rPr>
        <w:t>3</w:t>
      </w:r>
      <w:r w:rsidRPr="00F65A20">
        <w:rPr>
          <w:rFonts w:ascii="Arial" w:hAnsi="Arial" w:cs="Arial"/>
          <w:b/>
          <w:bCs/>
          <w:color w:val="000000" w:themeColor="text1"/>
        </w:rPr>
        <w:t xml:space="preserve">. Desarrollo del módulo de </w:t>
      </w:r>
      <w:r w:rsidR="008D0D61" w:rsidRPr="00F65A20">
        <w:rPr>
          <w:rFonts w:ascii="Arial" w:hAnsi="Arial" w:cs="Arial"/>
          <w:b/>
          <w:bCs/>
          <w:color w:val="000000" w:themeColor="text1"/>
        </w:rPr>
        <w:t>diviértete jugando</w:t>
      </w:r>
      <w:r w:rsidRPr="00F65A20">
        <w:rPr>
          <w:sz w:val="22"/>
          <w:szCs w:val="22"/>
        </w:rPr>
        <w:t>.</w:t>
      </w:r>
      <w:bookmarkEnd w:id="1625"/>
      <w:bookmarkEnd w:id="1626"/>
    </w:p>
    <w:p w14:paraId="25C3D17C" w14:textId="26460CF6" w:rsidR="008B7318" w:rsidRPr="00F65A20" w:rsidRDefault="008B7318"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Planificación del sprint </w:t>
      </w:r>
      <w:r w:rsidR="00DB315C" w:rsidRPr="00F65A20">
        <w:rPr>
          <w:rFonts w:ascii="Arial" w:hAnsi="Arial" w:cs="Arial"/>
          <w:b/>
          <w:bCs/>
          <w:color w:val="000000" w:themeColor="text1"/>
        </w:rPr>
        <w:t>3</w:t>
      </w:r>
    </w:p>
    <w:p w14:paraId="644841E2" w14:textId="63CFD5C8" w:rsidR="00D3490B" w:rsidRPr="00BE1DB2" w:rsidRDefault="004C742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Durante el desarrollo del sprint</w:t>
      </w:r>
      <w:r w:rsidR="00DB315C" w:rsidRPr="00BE1DB2">
        <w:rPr>
          <w:rFonts w:ascii="Arial" w:hAnsi="Arial" w:cs="Arial"/>
          <w:color w:val="000000" w:themeColor="text1"/>
        </w:rPr>
        <w:t xml:space="preserve"> 3</w:t>
      </w:r>
      <w:r w:rsidRPr="00BE1DB2">
        <w:rPr>
          <w:rFonts w:ascii="Arial" w:hAnsi="Arial" w:cs="Arial"/>
          <w:color w:val="000000" w:themeColor="text1"/>
        </w:rPr>
        <w:t xml:space="preserve"> se implementan algunas funciones que permiten a los usuarios </w:t>
      </w:r>
      <w:r w:rsidR="00FB698C" w:rsidRPr="00BE1DB2">
        <w:rPr>
          <w:rFonts w:ascii="Arial" w:hAnsi="Arial" w:cs="Arial"/>
          <w:color w:val="000000" w:themeColor="text1"/>
        </w:rPr>
        <w:t>practicar</w:t>
      </w:r>
      <w:r w:rsidRPr="00BE1DB2">
        <w:rPr>
          <w:rFonts w:ascii="Arial" w:hAnsi="Arial" w:cs="Arial"/>
          <w:color w:val="000000" w:themeColor="text1"/>
        </w:rPr>
        <w:t xml:space="preserve"> lo aprendido</w:t>
      </w:r>
      <w:r w:rsidR="00732096" w:rsidRPr="00BE1DB2">
        <w:rPr>
          <w:rFonts w:ascii="Arial" w:hAnsi="Arial" w:cs="Arial"/>
          <w:color w:val="000000" w:themeColor="text1"/>
        </w:rPr>
        <w:t>. Este sprint tuvo una duración de</w:t>
      </w:r>
      <w:r w:rsidR="009944DA" w:rsidRPr="00BE1DB2">
        <w:rPr>
          <w:rFonts w:ascii="Arial" w:hAnsi="Arial" w:cs="Arial"/>
          <w:color w:val="000000" w:themeColor="text1"/>
        </w:rPr>
        <w:t xml:space="preserve"> 1</w:t>
      </w:r>
      <w:r w:rsidR="000E58F1" w:rsidRPr="00BE1DB2">
        <w:rPr>
          <w:rFonts w:ascii="Arial" w:hAnsi="Arial" w:cs="Arial"/>
          <w:color w:val="000000" w:themeColor="text1"/>
        </w:rPr>
        <w:t>4</w:t>
      </w:r>
      <w:r w:rsidR="00732096" w:rsidRPr="00BE1DB2">
        <w:rPr>
          <w:rFonts w:ascii="Arial" w:hAnsi="Arial" w:cs="Arial"/>
          <w:color w:val="000000" w:themeColor="text1"/>
        </w:rPr>
        <w:t xml:space="preserve"> días trabajando de 2 a 3 horas, dando un total de </w:t>
      </w:r>
      <w:r w:rsidR="000E58F1" w:rsidRPr="00BE1DB2">
        <w:rPr>
          <w:rFonts w:ascii="Arial" w:hAnsi="Arial" w:cs="Arial"/>
          <w:color w:val="000000" w:themeColor="text1"/>
        </w:rPr>
        <w:t>40</w:t>
      </w:r>
      <w:r w:rsidR="00732096" w:rsidRPr="00BE1DB2">
        <w:rPr>
          <w:rFonts w:ascii="Arial" w:hAnsi="Arial" w:cs="Arial"/>
          <w:color w:val="000000" w:themeColor="text1"/>
        </w:rPr>
        <w:t xml:space="preserve"> horas de desarrollo aproximadamente</w:t>
      </w:r>
      <w:r w:rsidR="00CC02C0" w:rsidRPr="00BE1DB2">
        <w:rPr>
          <w:rFonts w:ascii="Arial" w:hAnsi="Arial" w:cs="Arial"/>
          <w:color w:val="000000" w:themeColor="text1"/>
        </w:rPr>
        <w:t>, se procedió a desarrollar los siguientes módulos:</w:t>
      </w:r>
    </w:p>
    <w:p w14:paraId="43147203" w14:textId="77777777" w:rsidR="00CC02C0" w:rsidRPr="00BE1DB2" w:rsidRDefault="008D0D61"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Vamos a Jugar</w:t>
      </w:r>
      <w:r w:rsidR="00CC02C0" w:rsidRPr="00BE1DB2">
        <w:rPr>
          <w:rFonts w:ascii="Arial" w:hAnsi="Arial" w:cs="Arial"/>
          <w:color w:val="000000" w:themeColor="text1"/>
        </w:rPr>
        <w:t xml:space="preserve"> </w:t>
      </w:r>
    </w:p>
    <w:p w14:paraId="0266C10C" w14:textId="1DD30472" w:rsidR="00CC02C0" w:rsidRPr="00BE1DB2" w:rsidRDefault="006818B2"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Tú</w:t>
      </w:r>
      <w:r w:rsidR="008D0D61" w:rsidRPr="00BE1DB2">
        <w:rPr>
          <w:rFonts w:ascii="Arial" w:hAnsi="Arial" w:cs="Arial"/>
          <w:color w:val="000000" w:themeColor="text1"/>
        </w:rPr>
        <w:t xml:space="preserve"> Puedes</w:t>
      </w:r>
    </w:p>
    <w:p w14:paraId="3B08A8AD" w14:textId="1C1B1F5F" w:rsidR="00CC02C0" w:rsidRPr="00BE1DB2" w:rsidRDefault="008D0D61"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Demuestra lo que Sabes</w:t>
      </w:r>
    </w:p>
    <w:p w14:paraId="29981C61" w14:textId="77777777" w:rsidR="00F65A20" w:rsidRDefault="00F65A20" w:rsidP="00E73F36">
      <w:pPr>
        <w:spacing w:line="360" w:lineRule="auto"/>
        <w:ind w:left="142"/>
        <w:rPr>
          <w:rFonts w:ascii="Arial" w:hAnsi="Arial" w:cs="Arial"/>
          <w:b/>
          <w:bCs/>
          <w:color w:val="000000" w:themeColor="text1"/>
          <w:sz w:val="24"/>
          <w:szCs w:val="24"/>
        </w:rPr>
      </w:pPr>
    </w:p>
    <w:p w14:paraId="190E36A7" w14:textId="77777777" w:rsidR="00F65A20" w:rsidRDefault="00F65A20" w:rsidP="00E73F36">
      <w:pPr>
        <w:spacing w:line="360" w:lineRule="auto"/>
        <w:ind w:left="142"/>
        <w:rPr>
          <w:rFonts w:ascii="Arial" w:hAnsi="Arial" w:cs="Arial"/>
          <w:b/>
          <w:bCs/>
          <w:color w:val="000000" w:themeColor="text1"/>
        </w:rPr>
      </w:pPr>
    </w:p>
    <w:p w14:paraId="563BBAFB" w14:textId="6388FAE6" w:rsidR="00D3490B" w:rsidRPr="00F65A20" w:rsidRDefault="00CC02C0"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lastRenderedPageBreak/>
        <w:t xml:space="preserve">Tareas del sprint </w:t>
      </w:r>
      <w:r w:rsidR="002A1507" w:rsidRPr="00F65A20">
        <w:rPr>
          <w:rFonts w:ascii="Arial" w:hAnsi="Arial" w:cs="Arial"/>
          <w:b/>
          <w:bCs/>
          <w:color w:val="000000" w:themeColor="text1"/>
        </w:rPr>
        <w:t>3</w:t>
      </w:r>
    </w:p>
    <w:p w14:paraId="3801DA08" w14:textId="6383EB7E" w:rsidR="00F65A20" w:rsidRPr="00F65A20" w:rsidRDefault="00F65A20" w:rsidP="00F65A20">
      <w:pPr>
        <w:pStyle w:val="Descripcin"/>
        <w:keepNext/>
        <w:jc w:val="center"/>
        <w:rPr>
          <w:rFonts w:ascii="Arial" w:hAnsi="Arial" w:cs="Arial"/>
          <w:b/>
          <w:bCs/>
          <w:i w:val="0"/>
          <w:iCs w:val="0"/>
          <w:color w:val="000000" w:themeColor="text1"/>
          <w:sz w:val="20"/>
          <w:szCs w:val="20"/>
        </w:rPr>
      </w:pPr>
      <w:bookmarkStart w:id="1627" w:name="_Toc45264881"/>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XIII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Historia de usuario sprint 3</w:t>
      </w:r>
      <w:bookmarkEnd w:id="1627"/>
    </w:p>
    <w:tbl>
      <w:tblPr>
        <w:tblStyle w:val="Tablaconcuadrcula"/>
        <w:tblW w:w="8500" w:type="dxa"/>
        <w:tblLook w:val="04A0" w:firstRow="1" w:lastRow="0" w:firstColumn="1" w:lastColumn="0" w:noHBand="0" w:noVBand="1"/>
        <w:tblPrChange w:id="1628"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921"/>
        <w:gridCol w:w="1716"/>
        <w:gridCol w:w="1944"/>
        <w:gridCol w:w="2536"/>
        <w:gridCol w:w="1383"/>
        <w:tblGridChange w:id="1629">
          <w:tblGrid>
            <w:gridCol w:w="851"/>
            <w:gridCol w:w="1701"/>
            <w:gridCol w:w="2126"/>
            <w:gridCol w:w="2835"/>
            <w:gridCol w:w="2127"/>
          </w:tblGrid>
        </w:tblGridChange>
      </w:tblGrid>
      <w:tr w:rsidR="00F97772" w:rsidRPr="00BE1DB2" w14:paraId="06FA3F11" w14:textId="77777777" w:rsidTr="00F65A20">
        <w:trPr>
          <w:trHeight w:val="872"/>
          <w:trPrChange w:id="1630" w:author="Diego Andrés Villavicencio Cando" w:date="2020-06-07T12:26:00Z">
            <w:trPr>
              <w:trHeight w:val="872"/>
            </w:trPr>
          </w:trPrChange>
        </w:trPr>
        <w:tc>
          <w:tcPr>
            <w:tcW w:w="921" w:type="dxa"/>
            <w:tcPrChange w:id="1631" w:author="Diego Andrés Villavicencio Cando" w:date="2020-06-07T12:26:00Z">
              <w:tcPr>
                <w:tcW w:w="851" w:type="dxa"/>
              </w:tcPr>
            </w:tcPrChange>
          </w:tcPr>
          <w:p w14:paraId="3F53031B"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632" w:author="Diego Andrés Villavicencio Cando" w:date="2020-06-07T12:26:00Z">
              <w:tcPr>
                <w:tcW w:w="1701" w:type="dxa"/>
              </w:tcPr>
            </w:tcPrChange>
          </w:tcPr>
          <w:p w14:paraId="6EAAEF02"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944" w:type="dxa"/>
            <w:tcPrChange w:id="1633" w:author="Diego Andrés Villavicencio Cando" w:date="2020-06-07T12:26:00Z">
              <w:tcPr>
                <w:tcW w:w="2126" w:type="dxa"/>
              </w:tcPr>
            </w:tcPrChange>
          </w:tcPr>
          <w:p w14:paraId="2EA01584" w14:textId="589C718E"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E87ADA">
              <w:rPr>
                <w:rFonts w:ascii="Arial" w:hAnsi="Arial" w:cs="Arial"/>
                <w:color w:val="000000" w:themeColor="text1"/>
              </w:rPr>
              <w:t>HU</w:t>
            </w:r>
          </w:p>
        </w:tc>
        <w:tc>
          <w:tcPr>
            <w:tcW w:w="2536" w:type="dxa"/>
            <w:tcPrChange w:id="1634" w:author="Diego Andrés Villavicencio Cando" w:date="2020-06-07T12:26:00Z">
              <w:tcPr>
                <w:tcW w:w="2835" w:type="dxa"/>
              </w:tcPr>
            </w:tcPrChange>
          </w:tcPr>
          <w:p w14:paraId="4E66311C"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383" w:type="dxa"/>
            <w:tcPrChange w:id="1635" w:author="Diego Andrés Villavicencio Cando" w:date="2020-06-07T12:26:00Z">
              <w:tcPr>
                <w:tcW w:w="2127" w:type="dxa"/>
              </w:tcPr>
            </w:tcPrChange>
          </w:tcPr>
          <w:p w14:paraId="4176D5F0" w14:textId="22ABB7CF"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Esfuerzo en horas</w:t>
            </w:r>
          </w:p>
        </w:tc>
      </w:tr>
      <w:tr w:rsidR="00F97772" w:rsidRPr="00BE1DB2" w14:paraId="39320996" w14:textId="77777777" w:rsidTr="00F65A20">
        <w:trPr>
          <w:trHeight w:val="677"/>
          <w:trPrChange w:id="1636" w:author="Diego Andrés Villavicencio Cando" w:date="2020-06-07T12:26:00Z">
            <w:trPr>
              <w:trHeight w:val="677"/>
            </w:trPr>
          </w:trPrChange>
        </w:trPr>
        <w:tc>
          <w:tcPr>
            <w:tcW w:w="921" w:type="dxa"/>
            <w:tcPrChange w:id="1637" w:author="Diego Andrés Villavicencio Cando" w:date="2020-06-07T12:26:00Z">
              <w:tcPr>
                <w:tcW w:w="851" w:type="dxa"/>
              </w:tcPr>
            </w:tcPrChange>
          </w:tcPr>
          <w:p w14:paraId="495231B6"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HU12</w:t>
            </w:r>
          </w:p>
        </w:tc>
        <w:tc>
          <w:tcPr>
            <w:tcW w:w="1716" w:type="dxa"/>
            <w:tcPrChange w:id="1638" w:author="Diego Andrés Villavicencio Cando" w:date="2020-06-07T12:26:00Z">
              <w:tcPr>
                <w:tcW w:w="1701" w:type="dxa"/>
              </w:tcPr>
            </w:tcPrChange>
          </w:tcPr>
          <w:p w14:paraId="7149F858"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39" w:author="Diego Andrés Villavicencio Cando" w:date="2020-06-07T12:26:00Z">
              <w:tcPr>
                <w:tcW w:w="2126" w:type="dxa"/>
              </w:tcPr>
            </w:tcPrChange>
          </w:tcPr>
          <w:p w14:paraId="3DC93105"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ver una página de divierte jugando</w:t>
            </w:r>
          </w:p>
        </w:tc>
        <w:tc>
          <w:tcPr>
            <w:tcW w:w="2536" w:type="dxa"/>
            <w:tcPrChange w:id="1640" w:author="Diego Andrés Villavicencio Cando" w:date="2020-06-07T12:26:00Z">
              <w:tcPr>
                <w:tcW w:w="2835" w:type="dxa"/>
              </w:tcPr>
            </w:tcPrChange>
          </w:tcPr>
          <w:p w14:paraId="6A6A59C4"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383" w:type="dxa"/>
            <w:tcPrChange w:id="1641" w:author="Diego Andrés Villavicencio Cando" w:date="2020-06-07T12:26:00Z">
              <w:tcPr>
                <w:tcW w:w="2127" w:type="dxa"/>
              </w:tcPr>
            </w:tcPrChange>
          </w:tcPr>
          <w:p w14:paraId="0D02A2F3" w14:textId="488460C9" w:rsidR="00BC51D3" w:rsidRPr="00BE1DB2" w:rsidRDefault="000E58F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3</w:t>
            </w:r>
          </w:p>
        </w:tc>
      </w:tr>
      <w:tr w:rsidR="00F97772" w:rsidRPr="00BE1DB2" w14:paraId="4B90AEDB" w14:textId="77777777" w:rsidTr="00F65A20">
        <w:trPr>
          <w:trHeight w:val="650"/>
          <w:trPrChange w:id="1642" w:author="Diego Andrés Villavicencio Cando" w:date="2020-06-07T12:26:00Z">
            <w:trPr>
              <w:trHeight w:val="650"/>
            </w:trPr>
          </w:trPrChange>
        </w:trPr>
        <w:tc>
          <w:tcPr>
            <w:tcW w:w="921" w:type="dxa"/>
            <w:tcPrChange w:id="1643" w:author="Diego Andrés Villavicencio Cando" w:date="2020-06-07T12:26:00Z">
              <w:tcPr>
                <w:tcW w:w="851" w:type="dxa"/>
              </w:tcPr>
            </w:tcPrChange>
          </w:tcPr>
          <w:p w14:paraId="4FA69A01"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HU13</w:t>
            </w:r>
          </w:p>
        </w:tc>
        <w:tc>
          <w:tcPr>
            <w:tcW w:w="1716" w:type="dxa"/>
            <w:tcPrChange w:id="1644" w:author="Diego Andrés Villavicencio Cando" w:date="2020-06-07T12:26:00Z">
              <w:tcPr>
                <w:tcW w:w="1701" w:type="dxa"/>
              </w:tcPr>
            </w:tcPrChange>
          </w:tcPr>
          <w:p w14:paraId="456F0263"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45" w:author="Diego Andrés Villavicencio Cando" w:date="2020-06-07T12:26:00Z">
              <w:tcPr>
                <w:tcW w:w="2126" w:type="dxa"/>
              </w:tcPr>
            </w:tcPrChange>
          </w:tcPr>
          <w:p w14:paraId="4EBB6AA1" w14:textId="44504184"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w:t>
            </w:r>
            <w:r w:rsidR="007D2A84" w:rsidRPr="00BE1DB2">
              <w:rPr>
                <w:rFonts w:ascii="Arial" w:hAnsi="Arial" w:cs="Arial"/>
                <w:color w:val="000000" w:themeColor="text1"/>
              </w:rPr>
              <w:t xml:space="preserve"> los diferentes submódulos</w:t>
            </w:r>
          </w:p>
        </w:tc>
        <w:tc>
          <w:tcPr>
            <w:tcW w:w="2536" w:type="dxa"/>
            <w:tcPrChange w:id="1646" w:author="Diego Andrés Villavicencio Cando" w:date="2020-06-07T12:26:00Z">
              <w:tcPr>
                <w:tcW w:w="2835" w:type="dxa"/>
              </w:tcPr>
            </w:tcPrChange>
          </w:tcPr>
          <w:p w14:paraId="06F67417" w14:textId="44E4E74A"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w:t>
            </w:r>
            <w:r w:rsidR="007D2A84" w:rsidRPr="00BE1DB2">
              <w:rPr>
                <w:rFonts w:ascii="Arial" w:hAnsi="Arial" w:cs="Arial"/>
                <w:color w:val="000000" w:themeColor="text1"/>
              </w:rPr>
              <w:t>submódulos, vamos a jugar, tú puedes y demuestra lo que sabes</w:t>
            </w:r>
          </w:p>
        </w:tc>
        <w:tc>
          <w:tcPr>
            <w:tcW w:w="1383" w:type="dxa"/>
            <w:tcPrChange w:id="1647" w:author="Diego Andrés Villavicencio Cando" w:date="2020-06-07T12:26:00Z">
              <w:tcPr>
                <w:tcW w:w="2127" w:type="dxa"/>
              </w:tcPr>
            </w:tcPrChange>
          </w:tcPr>
          <w:p w14:paraId="37D0426A" w14:textId="53ED21AC" w:rsidR="00BC51D3" w:rsidRPr="00BE1DB2" w:rsidRDefault="000E58F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7</w:t>
            </w:r>
          </w:p>
        </w:tc>
      </w:tr>
      <w:tr w:rsidR="00F97772" w:rsidRPr="00BE1DB2" w14:paraId="353F177E" w14:textId="77777777" w:rsidTr="00F65A20">
        <w:trPr>
          <w:trHeight w:val="677"/>
          <w:trPrChange w:id="1648" w:author="Diego Andrés Villavicencio Cando" w:date="2020-06-07T12:26:00Z">
            <w:trPr>
              <w:trHeight w:val="677"/>
            </w:trPr>
          </w:trPrChange>
        </w:trPr>
        <w:tc>
          <w:tcPr>
            <w:tcW w:w="921" w:type="dxa"/>
            <w:tcPrChange w:id="1649" w:author="Diego Andrés Villavicencio Cando" w:date="2020-06-07T12:26:00Z">
              <w:tcPr>
                <w:tcW w:w="851" w:type="dxa"/>
              </w:tcPr>
            </w:tcPrChange>
          </w:tcPr>
          <w:p w14:paraId="0890D2F1"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HU14</w:t>
            </w:r>
          </w:p>
        </w:tc>
        <w:tc>
          <w:tcPr>
            <w:tcW w:w="1716" w:type="dxa"/>
            <w:tcPrChange w:id="1650" w:author="Diego Andrés Villavicencio Cando" w:date="2020-06-07T12:26:00Z">
              <w:tcPr>
                <w:tcW w:w="1701" w:type="dxa"/>
              </w:tcPr>
            </w:tcPrChange>
          </w:tcPr>
          <w:p w14:paraId="36F910B0"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51" w:author="Diego Andrés Villavicencio Cando" w:date="2020-06-07T12:26:00Z">
              <w:tcPr>
                <w:tcW w:w="2126" w:type="dxa"/>
              </w:tcPr>
            </w:tcPrChange>
          </w:tcPr>
          <w:p w14:paraId="0C01FF11" w14:textId="1A98F486"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mueve el objeto</w:t>
            </w:r>
          </w:p>
        </w:tc>
        <w:tc>
          <w:tcPr>
            <w:tcW w:w="2536" w:type="dxa"/>
            <w:tcPrChange w:id="1652" w:author="Diego Andrés Villavicencio Cando" w:date="2020-06-07T12:26:00Z">
              <w:tcPr>
                <w:tcW w:w="2835" w:type="dxa"/>
              </w:tcPr>
            </w:tcPrChange>
          </w:tcPr>
          <w:p w14:paraId="43A2DB75" w14:textId="1802C292"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w:t>
            </w:r>
            <w:r w:rsidR="007D2A84" w:rsidRPr="00BE1DB2">
              <w:rPr>
                <w:rFonts w:ascii="Arial" w:hAnsi="Arial" w:cs="Arial"/>
                <w:color w:val="000000" w:themeColor="text1"/>
              </w:rPr>
              <w:t>mover el objeto</w:t>
            </w:r>
          </w:p>
        </w:tc>
        <w:tc>
          <w:tcPr>
            <w:tcW w:w="1383" w:type="dxa"/>
            <w:tcPrChange w:id="1653" w:author="Diego Andrés Villavicencio Cando" w:date="2020-06-07T12:26:00Z">
              <w:tcPr>
                <w:tcW w:w="2127" w:type="dxa"/>
              </w:tcPr>
            </w:tcPrChange>
          </w:tcPr>
          <w:p w14:paraId="59C9FEC1" w14:textId="2F230E78" w:rsidR="00BC51D3" w:rsidRPr="00BE1DB2" w:rsidRDefault="00BC51D3"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48F10ADC" w14:textId="77777777" w:rsidTr="00F65A20">
        <w:trPr>
          <w:trHeight w:val="677"/>
          <w:trPrChange w:id="1654" w:author="Diego Andrés Villavicencio Cando" w:date="2020-06-07T12:26:00Z">
            <w:trPr>
              <w:trHeight w:val="677"/>
            </w:trPr>
          </w:trPrChange>
        </w:trPr>
        <w:tc>
          <w:tcPr>
            <w:tcW w:w="921" w:type="dxa"/>
            <w:tcPrChange w:id="1655" w:author="Diego Andrés Villavicencio Cando" w:date="2020-06-07T12:26:00Z">
              <w:tcPr>
                <w:tcW w:w="851" w:type="dxa"/>
              </w:tcPr>
            </w:tcPrChange>
          </w:tcPr>
          <w:p w14:paraId="50750D65"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HU15</w:t>
            </w:r>
          </w:p>
        </w:tc>
        <w:tc>
          <w:tcPr>
            <w:tcW w:w="1716" w:type="dxa"/>
            <w:tcPrChange w:id="1656" w:author="Diego Andrés Villavicencio Cando" w:date="2020-06-07T12:26:00Z">
              <w:tcPr>
                <w:tcW w:w="1701" w:type="dxa"/>
              </w:tcPr>
            </w:tcPrChange>
          </w:tcPr>
          <w:p w14:paraId="358FC69D"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57" w:author="Diego Andrés Villavicencio Cando" w:date="2020-06-07T12:26:00Z">
              <w:tcPr>
                <w:tcW w:w="2126" w:type="dxa"/>
              </w:tcPr>
            </w:tcPrChange>
          </w:tcPr>
          <w:p w14:paraId="67C35697" w14:textId="72A28FA0"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rompecabeza</w:t>
            </w:r>
            <w:r w:rsidRPr="00BE1DB2">
              <w:rPr>
                <w:rFonts w:ascii="Arial" w:hAnsi="Arial" w:cs="Arial"/>
                <w:color w:val="000000" w:themeColor="text1"/>
              </w:rPr>
              <w:t>.</w:t>
            </w:r>
          </w:p>
        </w:tc>
        <w:tc>
          <w:tcPr>
            <w:tcW w:w="2536" w:type="dxa"/>
            <w:tcPrChange w:id="1658" w:author="Diego Andrés Villavicencio Cando" w:date="2020-06-07T12:26:00Z">
              <w:tcPr>
                <w:tcW w:w="2835" w:type="dxa"/>
              </w:tcPr>
            </w:tcPrChange>
          </w:tcPr>
          <w:p w14:paraId="4BDDCBBA" w14:textId="222CC9B5"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w:t>
            </w:r>
            <w:r w:rsidR="007D2A84" w:rsidRPr="00BE1DB2">
              <w:rPr>
                <w:rFonts w:ascii="Arial" w:hAnsi="Arial" w:cs="Arial"/>
                <w:color w:val="000000" w:themeColor="text1"/>
              </w:rPr>
              <w:t>rompecabezas</w:t>
            </w:r>
          </w:p>
        </w:tc>
        <w:tc>
          <w:tcPr>
            <w:tcW w:w="1383" w:type="dxa"/>
            <w:tcPrChange w:id="1659" w:author="Diego Andrés Villavicencio Cando" w:date="2020-06-07T12:26:00Z">
              <w:tcPr>
                <w:tcW w:w="2127" w:type="dxa"/>
              </w:tcPr>
            </w:tcPrChange>
          </w:tcPr>
          <w:p w14:paraId="16DD757D" w14:textId="5E1E5AC1" w:rsidR="00BC51D3" w:rsidRPr="00BE1DB2" w:rsidRDefault="00BC51D3"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178D9510" w14:textId="77777777" w:rsidTr="00F65A20">
        <w:trPr>
          <w:trHeight w:val="433"/>
          <w:trPrChange w:id="1660" w:author="Diego Andrés Villavicencio Cando" w:date="2020-06-07T12:26:00Z">
            <w:trPr>
              <w:trHeight w:val="433"/>
            </w:trPr>
          </w:trPrChange>
        </w:trPr>
        <w:tc>
          <w:tcPr>
            <w:tcW w:w="4581" w:type="dxa"/>
            <w:gridSpan w:val="3"/>
            <w:tcPrChange w:id="1661" w:author="Diego Andrés Villavicencio Cando" w:date="2020-06-07T12:26:00Z">
              <w:tcPr>
                <w:tcW w:w="4678" w:type="dxa"/>
                <w:gridSpan w:val="3"/>
              </w:tcPr>
            </w:tcPrChange>
          </w:tcPr>
          <w:p w14:paraId="788C7E3B" w14:textId="77777777" w:rsidR="00BC51D3" w:rsidRPr="00BE1DB2" w:rsidRDefault="00BC51D3" w:rsidP="00E73F36">
            <w:pPr>
              <w:spacing w:line="360" w:lineRule="auto"/>
              <w:ind w:left="142"/>
              <w:jc w:val="both"/>
              <w:rPr>
                <w:rFonts w:ascii="Arial" w:hAnsi="Arial" w:cs="Arial"/>
                <w:color w:val="000000" w:themeColor="text1"/>
              </w:rPr>
            </w:pPr>
          </w:p>
        </w:tc>
        <w:tc>
          <w:tcPr>
            <w:tcW w:w="2536" w:type="dxa"/>
            <w:tcPrChange w:id="1662" w:author="Diego Andrés Villavicencio Cando" w:date="2020-06-07T12:26:00Z">
              <w:tcPr>
                <w:tcW w:w="2835" w:type="dxa"/>
              </w:tcPr>
            </w:tcPrChange>
          </w:tcPr>
          <w:p w14:paraId="40D3A19B" w14:textId="77777777" w:rsidR="00BC51D3" w:rsidRPr="00CE0028" w:rsidRDefault="00BC51D3"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14"/>
              </w:rPr>
              <w:t>Total</w:t>
            </w:r>
          </w:p>
        </w:tc>
        <w:tc>
          <w:tcPr>
            <w:tcW w:w="1383" w:type="dxa"/>
            <w:tcPrChange w:id="1663" w:author="Diego Andrés Villavicencio Cando" w:date="2020-06-07T12:26:00Z">
              <w:tcPr>
                <w:tcW w:w="2127" w:type="dxa"/>
              </w:tcPr>
            </w:tcPrChange>
          </w:tcPr>
          <w:p w14:paraId="11EBA109" w14:textId="49B52797" w:rsidR="00BC51D3" w:rsidRPr="00BE1DB2" w:rsidRDefault="000E58F1"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4</w:t>
            </w:r>
            <w:r w:rsidR="007D2A84" w:rsidRPr="00BE1DB2">
              <w:rPr>
                <w:rFonts w:ascii="Arial" w:hAnsi="Arial" w:cs="Arial"/>
                <w:color w:val="000000" w:themeColor="text1"/>
              </w:rPr>
              <w:t>0</w:t>
            </w:r>
          </w:p>
        </w:tc>
      </w:tr>
    </w:tbl>
    <w:p w14:paraId="27D3A49A" w14:textId="77777777" w:rsidR="00F65A20" w:rsidRDefault="00F65A20" w:rsidP="00F65A20">
      <w:pPr>
        <w:spacing w:line="360" w:lineRule="auto"/>
        <w:ind w:left="142"/>
        <w:rPr>
          <w:rFonts w:ascii="Arial" w:hAnsi="Arial" w:cs="Arial"/>
          <w:b/>
          <w:bCs/>
          <w:color w:val="000000" w:themeColor="text1"/>
          <w:sz w:val="24"/>
          <w:szCs w:val="24"/>
        </w:rPr>
      </w:pPr>
    </w:p>
    <w:p w14:paraId="23DAE552" w14:textId="28643861" w:rsidR="009444FD" w:rsidRPr="00F65A20" w:rsidRDefault="002A1507" w:rsidP="00F65A20">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Ejecución del sprint </w:t>
      </w:r>
      <w:r w:rsidR="00570AF4" w:rsidRPr="00F65A20">
        <w:rPr>
          <w:rFonts w:ascii="Arial" w:hAnsi="Arial" w:cs="Arial"/>
          <w:b/>
          <w:bCs/>
          <w:color w:val="000000" w:themeColor="text1"/>
        </w:rPr>
        <w:t>3</w:t>
      </w:r>
    </w:p>
    <w:p w14:paraId="31F82F7D" w14:textId="40838EC5" w:rsidR="00F65A20" w:rsidRPr="00F65A20" w:rsidRDefault="00F65A20" w:rsidP="00F65A20">
      <w:pPr>
        <w:pStyle w:val="Descripcin"/>
        <w:keepNext/>
        <w:jc w:val="center"/>
        <w:rPr>
          <w:rFonts w:ascii="Arial" w:hAnsi="Arial" w:cs="Arial"/>
          <w:b/>
          <w:bCs/>
          <w:i w:val="0"/>
          <w:iCs w:val="0"/>
          <w:color w:val="000000" w:themeColor="text1"/>
          <w:sz w:val="20"/>
          <w:szCs w:val="20"/>
        </w:rPr>
      </w:pPr>
      <w:bookmarkStart w:id="1664" w:name="_Toc45264882"/>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XIV</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Ejecución sprint 3</w:t>
      </w:r>
      <w:bookmarkEnd w:id="1664"/>
    </w:p>
    <w:tbl>
      <w:tblPr>
        <w:tblStyle w:val="Tablaconcuadrcula"/>
        <w:tblW w:w="8500" w:type="dxa"/>
        <w:tblLook w:val="04A0" w:firstRow="1" w:lastRow="0" w:firstColumn="1" w:lastColumn="0" w:noHBand="0" w:noVBand="1"/>
        <w:tblPrChange w:id="1665" w:author="Diego Andrés Villavicencio Cando" w:date="2020-06-07T12:26:00Z">
          <w:tblPr>
            <w:tblStyle w:val="Tablaconcuadrcula5oscura-nfasis3"/>
            <w:tblW w:w="8784" w:type="dxa"/>
            <w:tblLook w:val="04A0" w:firstRow="1" w:lastRow="0" w:firstColumn="1" w:lastColumn="0" w:noHBand="0" w:noVBand="1"/>
          </w:tblPr>
        </w:tblPrChange>
      </w:tblPr>
      <w:tblGrid>
        <w:gridCol w:w="1129"/>
        <w:gridCol w:w="2693"/>
        <w:gridCol w:w="2938"/>
        <w:gridCol w:w="1740"/>
        <w:tblGridChange w:id="1666">
          <w:tblGrid>
            <w:gridCol w:w="988"/>
            <w:gridCol w:w="2693"/>
            <w:gridCol w:w="2689"/>
            <w:gridCol w:w="2414"/>
          </w:tblGrid>
        </w:tblGridChange>
      </w:tblGrid>
      <w:tr w:rsidR="00F97772" w:rsidRPr="00BE1DB2" w14:paraId="5BF799EF" w14:textId="77777777" w:rsidTr="00F65A20">
        <w:tc>
          <w:tcPr>
            <w:tcW w:w="1129" w:type="dxa"/>
            <w:tcPrChange w:id="1667" w:author="Diego Andrés Villavicencio Cando" w:date="2020-06-07T12:26:00Z">
              <w:tcPr>
                <w:tcW w:w="988" w:type="dxa"/>
              </w:tcPr>
            </w:tcPrChange>
          </w:tcPr>
          <w:p w14:paraId="5AF935E9" w14:textId="77777777" w:rsidR="002A1507" w:rsidRPr="00BE1DB2" w:rsidRDefault="002A1507" w:rsidP="00E73F36">
            <w:pPr>
              <w:spacing w:line="360" w:lineRule="auto"/>
              <w:ind w:left="142"/>
              <w:rPr>
                <w:rFonts w:ascii="Arial" w:hAnsi="Arial" w:cs="Arial"/>
                <w:color w:val="000000" w:themeColor="text1"/>
              </w:rPr>
            </w:pPr>
          </w:p>
        </w:tc>
        <w:tc>
          <w:tcPr>
            <w:tcW w:w="2693" w:type="dxa"/>
            <w:tcPrChange w:id="1668" w:author="Diego Andrés Villavicencio Cando" w:date="2020-06-07T12:26:00Z">
              <w:tcPr>
                <w:tcW w:w="2693" w:type="dxa"/>
              </w:tcPr>
            </w:tcPrChange>
          </w:tcPr>
          <w:p w14:paraId="25961E36"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938" w:type="dxa"/>
            <w:tcPrChange w:id="1669" w:author="Diego Andrés Villavicencio Cando" w:date="2020-06-07T12:26:00Z">
              <w:tcPr>
                <w:tcW w:w="2689" w:type="dxa"/>
              </w:tcPr>
            </w:tcPrChange>
          </w:tcPr>
          <w:p w14:paraId="0B11CD0B"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670" w:author="Diego Andrés Villavicencio Cando" w:date="2020-06-07T12:26:00Z">
              <w:tcPr>
                <w:tcW w:w="2414" w:type="dxa"/>
              </w:tcPr>
            </w:tcPrChange>
          </w:tcPr>
          <w:p w14:paraId="44F3E727"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F97772" w:rsidRPr="00BE1DB2" w14:paraId="79E110B0" w14:textId="77777777" w:rsidTr="00F65A20">
        <w:tc>
          <w:tcPr>
            <w:tcW w:w="1129" w:type="dxa"/>
            <w:tcPrChange w:id="1671" w:author="Diego Andrés Villavicencio Cando" w:date="2020-06-07T12:26:00Z">
              <w:tcPr>
                <w:tcW w:w="988" w:type="dxa"/>
              </w:tcPr>
            </w:tcPrChange>
          </w:tcPr>
          <w:p w14:paraId="44D94CB3" w14:textId="475B749A"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Día 19</w:t>
            </w:r>
          </w:p>
        </w:tc>
        <w:tc>
          <w:tcPr>
            <w:tcW w:w="2693" w:type="dxa"/>
            <w:tcPrChange w:id="1672" w:author="Diego Andrés Villavicencio Cando" w:date="2020-06-07T12:26:00Z">
              <w:tcPr>
                <w:tcW w:w="2693" w:type="dxa"/>
              </w:tcPr>
            </w:tcPrChange>
          </w:tcPr>
          <w:p w14:paraId="5F6057ED" w14:textId="34A9648F"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configuro la página de región insular. </w:t>
            </w:r>
          </w:p>
        </w:tc>
        <w:tc>
          <w:tcPr>
            <w:tcW w:w="2938" w:type="dxa"/>
            <w:tcPrChange w:id="1673" w:author="Diego Andrés Villavicencio Cando" w:date="2020-06-07T12:26:00Z">
              <w:tcPr>
                <w:tcW w:w="2689" w:type="dxa"/>
              </w:tcPr>
            </w:tcPrChange>
          </w:tcPr>
          <w:p w14:paraId="0E1A0454" w14:textId="1330C5A3"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Realizar una página interactiva que contenga los juegos.</w:t>
            </w:r>
          </w:p>
        </w:tc>
        <w:tc>
          <w:tcPr>
            <w:tcW w:w="1740" w:type="dxa"/>
            <w:tcPrChange w:id="1674" w:author="Diego Andrés Villavicencio Cando" w:date="2020-06-07T12:26:00Z">
              <w:tcPr>
                <w:tcW w:w="2414" w:type="dxa"/>
              </w:tcPr>
            </w:tcPrChange>
          </w:tcPr>
          <w:p w14:paraId="1724CD34"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7F325567" w14:textId="77777777" w:rsidTr="00F65A20">
        <w:tc>
          <w:tcPr>
            <w:tcW w:w="1129" w:type="dxa"/>
            <w:tcPrChange w:id="1675" w:author="Diego Andrés Villavicencio Cando" w:date="2020-06-07T12:26:00Z">
              <w:tcPr>
                <w:tcW w:w="988" w:type="dxa"/>
              </w:tcPr>
            </w:tcPrChange>
          </w:tcPr>
          <w:p w14:paraId="4A4A371C" w14:textId="3418658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414B1C" w:rsidRPr="00BE1DB2">
              <w:rPr>
                <w:rFonts w:ascii="Arial" w:hAnsi="Arial" w:cs="Arial"/>
                <w:color w:val="000000" w:themeColor="text1"/>
              </w:rPr>
              <w:t>0</w:t>
            </w:r>
          </w:p>
        </w:tc>
        <w:tc>
          <w:tcPr>
            <w:tcW w:w="2693" w:type="dxa"/>
            <w:tcPrChange w:id="1676" w:author="Diego Andrés Villavicencio Cando" w:date="2020-06-07T12:26:00Z">
              <w:tcPr>
                <w:tcW w:w="2693" w:type="dxa"/>
              </w:tcPr>
            </w:tcPrChange>
          </w:tcPr>
          <w:p w14:paraId="1C30FABA" w14:textId="61026F1E"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Se realizó la configuración y el desarrollo de la página de prácticas.</w:t>
            </w:r>
          </w:p>
        </w:tc>
        <w:tc>
          <w:tcPr>
            <w:tcW w:w="2938" w:type="dxa"/>
            <w:tcPrChange w:id="1677" w:author="Diego Andrés Villavicencio Cando" w:date="2020-06-07T12:26:00Z">
              <w:tcPr>
                <w:tcW w:w="2689" w:type="dxa"/>
              </w:tcPr>
            </w:tcPrChange>
          </w:tcPr>
          <w:p w14:paraId="1E0F64F9" w14:textId="3E9BFC57" w:rsidR="002A1507" w:rsidRPr="00BE1DB2" w:rsidRDefault="007D2A84" w:rsidP="00E73F36">
            <w:pPr>
              <w:spacing w:line="360" w:lineRule="auto"/>
              <w:ind w:left="142"/>
              <w:jc w:val="both"/>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40" w:type="dxa"/>
            <w:tcPrChange w:id="1678" w:author="Diego Andrés Villavicencio Cando" w:date="2020-06-07T12:26:00Z">
              <w:tcPr>
                <w:tcW w:w="2414" w:type="dxa"/>
              </w:tcPr>
            </w:tcPrChange>
          </w:tcPr>
          <w:p w14:paraId="4FA16F29"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3B9ECEBF" w14:textId="77777777" w:rsidTr="00F65A20">
        <w:tc>
          <w:tcPr>
            <w:tcW w:w="1129" w:type="dxa"/>
            <w:tcPrChange w:id="1679" w:author="Diego Andrés Villavicencio Cando" w:date="2020-06-07T12:26:00Z">
              <w:tcPr>
                <w:tcW w:w="988" w:type="dxa"/>
              </w:tcPr>
            </w:tcPrChange>
          </w:tcPr>
          <w:p w14:paraId="490344A2" w14:textId="17B2A4F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 xml:space="preserve">Día </w:t>
            </w:r>
            <w:r w:rsidR="00414B1C" w:rsidRPr="00BE1DB2">
              <w:rPr>
                <w:rFonts w:ascii="Arial" w:hAnsi="Arial" w:cs="Arial"/>
                <w:color w:val="000000" w:themeColor="text1"/>
              </w:rPr>
              <w:t>21</w:t>
            </w:r>
          </w:p>
        </w:tc>
        <w:tc>
          <w:tcPr>
            <w:tcW w:w="2693" w:type="dxa"/>
            <w:tcPrChange w:id="1680" w:author="Diego Andrés Villavicencio Cando" w:date="2020-06-07T12:26:00Z">
              <w:tcPr>
                <w:tcW w:w="2693" w:type="dxa"/>
              </w:tcPr>
            </w:tcPrChange>
          </w:tcPr>
          <w:p w14:paraId="1D6CCA34" w14:textId="4FBF2BEF" w:rsidR="002A1507" w:rsidRPr="00BE1DB2" w:rsidRDefault="007D2A84" w:rsidP="00E73F36">
            <w:pPr>
              <w:spacing w:line="360" w:lineRule="auto"/>
              <w:ind w:left="142"/>
              <w:rPr>
                <w:rFonts w:ascii="Arial" w:hAnsi="Arial" w:cs="Arial"/>
                <w:color w:val="000000" w:themeColor="text1"/>
              </w:rPr>
            </w:pPr>
            <w:r w:rsidRPr="00BE1DB2">
              <w:rPr>
                <w:rFonts w:ascii="Arial" w:hAnsi="Arial" w:cs="Arial"/>
                <w:color w:val="000000" w:themeColor="text1"/>
              </w:rPr>
              <w:t>Se busco imágenes</w:t>
            </w:r>
          </w:p>
        </w:tc>
        <w:tc>
          <w:tcPr>
            <w:tcW w:w="2938" w:type="dxa"/>
            <w:tcPrChange w:id="1681" w:author="Diego Andrés Villavicencio Cando" w:date="2020-06-07T12:26:00Z">
              <w:tcPr>
                <w:tcW w:w="2689" w:type="dxa"/>
              </w:tcPr>
            </w:tcPrChange>
          </w:tcPr>
          <w:p w14:paraId="7195EE13" w14:textId="102103C6" w:rsidR="002A1507"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w:t>
            </w:r>
            <w:r w:rsidR="007D2A84" w:rsidRPr="00BE1DB2">
              <w:rPr>
                <w:rFonts w:ascii="Arial" w:hAnsi="Arial" w:cs="Arial"/>
                <w:color w:val="000000" w:themeColor="text1"/>
              </w:rPr>
              <w:t xml:space="preserve">los submódulos de la </w:t>
            </w:r>
            <w:r w:rsidR="00682680" w:rsidRPr="00BE1DB2">
              <w:rPr>
                <w:rFonts w:ascii="Arial" w:hAnsi="Arial" w:cs="Arial"/>
                <w:color w:val="000000" w:themeColor="text1"/>
              </w:rPr>
              <w:t>página</w:t>
            </w:r>
            <w:r w:rsidR="007D2A84" w:rsidRPr="00BE1DB2">
              <w:rPr>
                <w:rFonts w:ascii="Arial" w:hAnsi="Arial" w:cs="Arial"/>
                <w:color w:val="000000" w:themeColor="text1"/>
              </w:rPr>
              <w:t xml:space="preserve"> de </w:t>
            </w:r>
            <w:r w:rsidR="00B21DE6" w:rsidRPr="00BE1DB2">
              <w:rPr>
                <w:rFonts w:ascii="Arial" w:hAnsi="Arial" w:cs="Arial"/>
                <w:color w:val="000000" w:themeColor="text1"/>
              </w:rPr>
              <w:t>práctica</w:t>
            </w:r>
            <w:r w:rsidR="007D2A84" w:rsidRPr="00BE1DB2">
              <w:rPr>
                <w:rFonts w:ascii="Arial" w:hAnsi="Arial" w:cs="Arial"/>
                <w:color w:val="000000" w:themeColor="text1"/>
              </w:rPr>
              <w:t>s</w:t>
            </w:r>
          </w:p>
        </w:tc>
        <w:tc>
          <w:tcPr>
            <w:tcW w:w="1740" w:type="dxa"/>
            <w:tcPrChange w:id="1682" w:author="Diego Andrés Villavicencio Cando" w:date="2020-06-07T12:26:00Z">
              <w:tcPr>
                <w:tcW w:w="2414" w:type="dxa"/>
              </w:tcPr>
            </w:tcPrChange>
          </w:tcPr>
          <w:p w14:paraId="1FDB5028"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191376F4" w14:textId="77777777" w:rsidTr="00F65A20">
        <w:tc>
          <w:tcPr>
            <w:tcW w:w="1129" w:type="dxa"/>
            <w:tcPrChange w:id="1683" w:author="Diego Andrés Villavicencio Cando" w:date="2020-06-07T12:26:00Z">
              <w:tcPr>
                <w:tcW w:w="988" w:type="dxa"/>
              </w:tcPr>
            </w:tcPrChange>
          </w:tcPr>
          <w:p w14:paraId="566E4269" w14:textId="7ADC0A05"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414B1C" w:rsidRPr="00BE1DB2">
              <w:rPr>
                <w:rFonts w:ascii="Arial" w:hAnsi="Arial" w:cs="Arial"/>
                <w:color w:val="000000" w:themeColor="text1"/>
              </w:rPr>
              <w:t>22</w:t>
            </w:r>
          </w:p>
        </w:tc>
        <w:tc>
          <w:tcPr>
            <w:tcW w:w="2693" w:type="dxa"/>
            <w:tcPrChange w:id="1684" w:author="Diego Andrés Villavicencio Cando" w:date="2020-06-07T12:26:00Z">
              <w:tcPr>
                <w:tcW w:w="2693" w:type="dxa"/>
              </w:tcPr>
            </w:tcPrChange>
          </w:tcPr>
          <w:p w14:paraId="5EF6ABDB" w14:textId="499B814E" w:rsidR="002A1507" w:rsidRPr="00BE1DB2" w:rsidRDefault="007D2A84"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realizó la configuración y el desarrollo de los </w:t>
            </w:r>
            <w:r w:rsidR="000E58F1" w:rsidRPr="00BE1DB2">
              <w:rPr>
                <w:rFonts w:ascii="Arial" w:hAnsi="Arial" w:cs="Arial"/>
                <w:color w:val="000000" w:themeColor="text1"/>
              </w:rPr>
              <w:t>submódulos</w:t>
            </w:r>
          </w:p>
        </w:tc>
        <w:tc>
          <w:tcPr>
            <w:tcW w:w="2938" w:type="dxa"/>
            <w:tcPrChange w:id="1685" w:author="Diego Andrés Villavicencio Cando" w:date="2020-06-07T12:26:00Z">
              <w:tcPr>
                <w:tcW w:w="2689" w:type="dxa"/>
              </w:tcPr>
            </w:tcPrChange>
          </w:tcPr>
          <w:p w14:paraId="382BD81C" w14:textId="2A26B09B" w:rsidR="002A1507" w:rsidRPr="00BE1DB2" w:rsidRDefault="000E58F1" w:rsidP="00E73F36">
            <w:pPr>
              <w:spacing w:line="360" w:lineRule="auto"/>
              <w:ind w:left="142"/>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40" w:type="dxa"/>
            <w:tcPrChange w:id="1686" w:author="Diego Andrés Villavicencio Cando" w:date="2020-06-07T12:26:00Z">
              <w:tcPr>
                <w:tcW w:w="2414" w:type="dxa"/>
              </w:tcPr>
            </w:tcPrChange>
          </w:tcPr>
          <w:p w14:paraId="050E8510"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635FA958" w14:textId="77777777" w:rsidTr="00F65A20">
        <w:tc>
          <w:tcPr>
            <w:tcW w:w="1129" w:type="dxa"/>
            <w:tcPrChange w:id="1687" w:author="Diego Andrés Villavicencio Cando" w:date="2020-06-07T12:26:00Z">
              <w:tcPr>
                <w:tcW w:w="988" w:type="dxa"/>
              </w:tcPr>
            </w:tcPrChange>
          </w:tcPr>
          <w:p w14:paraId="544D3DCF" w14:textId="03DA06E9"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24</w:t>
            </w:r>
          </w:p>
        </w:tc>
        <w:tc>
          <w:tcPr>
            <w:tcW w:w="2693" w:type="dxa"/>
            <w:tcPrChange w:id="1688" w:author="Diego Andrés Villavicencio Cando" w:date="2020-06-07T12:26:00Z">
              <w:tcPr>
                <w:tcW w:w="2693" w:type="dxa"/>
              </w:tcPr>
            </w:tcPrChange>
          </w:tcPr>
          <w:p w14:paraId="324921BD" w14:textId="467EDE1E"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w:t>
            </w:r>
            <w:r w:rsidR="00A635D9" w:rsidRPr="00BE1DB2">
              <w:rPr>
                <w:rFonts w:ascii="Arial" w:hAnsi="Arial" w:cs="Arial"/>
                <w:color w:val="000000" w:themeColor="text1"/>
              </w:rPr>
              <w:t>mueve el objeto</w:t>
            </w:r>
          </w:p>
        </w:tc>
        <w:tc>
          <w:tcPr>
            <w:tcW w:w="2938" w:type="dxa"/>
            <w:tcPrChange w:id="1689" w:author="Diego Andrés Villavicencio Cando" w:date="2020-06-07T12:26:00Z">
              <w:tcPr>
                <w:tcW w:w="2689" w:type="dxa"/>
              </w:tcPr>
            </w:tcPrChange>
          </w:tcPr>
          <w:p w14:paraId="3AA02CF2" w14:textId="2FB0F78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y crear el juego </w:t>
            </w:r>
            <w:r w:rsidR="007F594F" w:rsidRPr="00BE1DB2">
              <w:rPr>
                <w:rFonts w:ascii="Arial" w:hAnsi="Arial" w:cs="Arial"/>
                <w:color w:val="000000" w:themeColor="text1"/>
              </w:rPr>
              <w:t>mueve el objeto</w:t>
            </w:r>
          </w:p>
        </w:tc>
        <w:tc>
          <w:tcPr>
            <w:tcW w:w="1740" w:type="dxa"/>
            <w:tcPrChange w:id="1690" w:author="Diego Andrés Villavicencio Cando" w:date="2020-06-07T12:26:00Z">
              <w:tcPr>
                <w:tcW w:w="2414" w:type="dxa"/>
              </w:tcPr>
            </w:tcPrChange>
          </w:tcPr>
          <w:p w14:paraId="2DE91F39"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565A839D" w14:textId="77777777" w:rsidTr="00F65A20">
        <w:tc>
          <w:tcPr>
            <w:tcW w:w="1129" w:type="dxa"/>
            <w:tcPrChange w:id="1691" w:author="Diego Andrés Villavicencio Cando" w:date="2020-06-07T12:26:00Z">
              <w:tcPr>
                <w:tcW w:w="988" w:type="dxa"/>
              </w:tcPr>
            </w:tcPrChange>
          </w:tcPr>
          <w:p w14:paraId="5C6E840F" w14:textId="7098EE8D"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25</w:t>
            </w:r>
          </w:p>
        </w:tc>
        <w:tc>
          <w:tcPr>
            <w:tcW w:w="2693" w:type="dxa"/>
            <w:tcPrChange w:id="1692" w:author="Diego Andrés Villavicencio Cando" w:date="2020-06-07T12:26:00Z">
              <w:tcPr>
                <w:tcW w:w="2693" w:type="dxa"/>
              </w:tcPr>
            </w:tcPrChange>
          </w:tcPr>
          <w:p w14:paraId="16CD2CE9" w14:textId="292F6D0F"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93" w:author="Diego Andrés Villavicencio Cando" w:date="2020-06-07T12:26:00Z">
              <w:tcPr>
                <w:tcW w:w="2689" w:type="dxa"/>
              </w:tcPr>
            </w:tcPrChange>
          </w:tcPr>
          <w:p w14:paraId="5840AAFA" w14:textId="566CCE1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694" w:author="Diego Andrés Villavicencio Cando" w:date="2020-06-07T12:26:00Z">
              <w:tcPr>
                <w:tcW w:w="2414" w:type="dxa"/>
              </w:tcPr>
            </w:tcPrChange>
          </w:tcPr>
          <w:p w14:paraId="43EC2BD6"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2A75DBC8" w14:textId="77777777" w:rsidTr="00F65A20">
        <w:tc>
          <w:tcPr>
            <w:tcW w:w="1129" w:type="dxa"/>
            <w:tcPrChange w:id="1695" w:author="Diego Andrés Villavicencio Cando" w:date="2020-06-07T12:26:00Z">
              <w:tcPr>
                <w:tcW w:w="988" w:type="dxa"/>
              </w:tcPr>
            </w:tcPrChange>
          </w:tcPr>
          <w:p w14:paraId="00F728F0" w14:textId="3E6ECD59"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26</w:t>
            </w:r>
          </w:p>
        </w:tc>
        <w:tc>
          <w:tcPr>
            <w:tcW w:w="2693" w:type="dxa"/>
            <w:tcPrChange w:id="1696" w:author="Diego Andrés Villavicencio Cando" w:date="2020-06-07T12:26:00Z">
              <w:tcPr>
                <w:tcW w:w="2693" w:type="dxa"/>
              </w:tcPr>
            </w:tcPrChange>
          </w:tcPr>
          <w:p w14:paraId="24EA2F38" w14:textId="47A81FB9"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97" w:author="Diego Andrés Villavicencio Cando" w:date="2020-06-07T12:26:00Z">
              <w:tcPr>
                <w:tcW w:w="2689" w:type="dxa"/>
              </w:tcPr>
            </w:tcPrChange>
          </w:tcPr>
          <w:p w14:paraId="47223B61" w14:textId="1DF5BAB2"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mensajes </w:t>
            </w:r>
            <w:r w:rsidR="007F594F" w:rsidRPr="00BE1DB2">
              <w:rPr>
                <w:rFonts w:ascii="Arial" w:hAnsi="Arial" w:cs="Arial"/>
                <w:color w:val="000000" w:themeColor="text1"/>
              </w:rPr>
              <w:t>de estado</w:t>
            </w:r>
          </w:p>
        </w:tc>
        <w:tc>
          <w:tcPr>
            <w:tcW w:w="1740" w:type="dxa"/>
            <w:tcPrChange w:id="1698" w:author="Diego Andrés Villavicencio Cando" w:date="2020-06-07T12:26:00Z">
              <w:tcPr>
                <w:tcW w:w="2414" w:type="dxa"/>
              </w:tcPr>
            </w:tcPrChange>
          </w:tcPr>
          <w:p w14:paraId="074CDAE3"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098FF35C" w14:textId="77777777" w:rsidTr="00F65A20">
        <w:tc>
          <w:tcPr>
            <w:tcW w:w="1129" w:type="dxa"/>
            <w:tcPrChange w:id="1699" w:author="Diego Andrés Villavicencio Cando" w:date="2020-06-07T12:26:00Z">
              <w:tcPr>
                <w:tcW w:w="988" w:type="dxa"/>
              </w:tcPr>
            </w:tcPrChange>
          </w:tcPr>
          <w:p w14:paraId="2D62359C" w14:textId="39DD2DD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27</w:t>
            </w:r>
          </w:p>
        </w:tc>
        <w:tc>
          <w:tcPr>
            <w:tcW w:w="2693" w:type="dxa"/>
            <w:tcPrChange w:id="1700" w:author="Diego Andrés Villavicencio Cando" w:date="2020-06-07T12:26:00Z">
              <w:tcPr>
                <w:tcW w:w="2693" w:type="dxa"/>
              </w:tcPr>
            </w:tcPrChange>
          </w:tcPr>
          <w:p w14:paraId="2BAF603D" w14:textId="16830292"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701" w:author="Diego Andrés Villavicencio Cando" w:date="2020-06-07T12:26:00Z">
              <w:tcPr>
                <w:tcW w:w="2689" w:type="dxa"/>
              </w:tcPr>
            </w:tcPrChange>
          </w:tcPr>
          <w:p w14:paraId="020BD157" w14:textId="22704AC2"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Validación del juego </w:t>
            </w:r>
            <w:r w:rsidR="007F594F" w:rsidRPr="00BE1DB2">
              <w:rPr>
                <w:rFonts w:ascii="Arial" w:hAnsi="Arial" w:cs="Arial"/>
                <w:color w:val="000000" w:themeColor="text1"/>
              </w:rPr>
              <w:t>mueve el objeto</w:t>
            </w:r>
          </w:p>
        </w:tc>
        <w:tc>
          <w:tcPr>
            <w:tcW w:w="1740" w:type="dxa"/>
            <w:tcPrChange w:id="1702" w:author="Diego Andrés Villavicencio Cando" w:date="2020-06-07T12:26:00Z">
              <w:tcPr>
                <w:tcW w:w="2414" w:type="dxa"/>
              </w:tcPr>
            </w:tcPrChange>
          </w:tcPr>
          <w:p w14:paraId="1A6AAD88" w14:textId="70F3C607" w:rsidR="00414B1C" w:rsidRPr="00BE1DB2" w:rsidRDefault="00414B1C" w:rsidP="00E73F36">
            <w:pPr>
              <w:spacing w:line="360" w:lineRule="auto"/>
              <w:ind w:left="142"/>
              <w:rPr>
                <w:rFonts w:ascii="Arial" w:hAnsi="Arial" w:cs="Arial"/>
                <w:color w:val="000000" w:themeColor="text1"/>
              </w:rPr>
            </w:pPr>
          </w:p>
        </w:tc>
      </w:tr>
      <w:tr w:rsidR="00F97772" w:rsidRPr="00BE1DB2" w14:paraId="4CC02608" w14:textId="77777777" w:rsidTr="00F65A20">
        <w:tc>
          <w:tcPr>
            <w:tcW w:w="1129" w:type="dxa"/>
            <w:tcPrChange w:id="1703" w:author="Diego Andrés Villavicencio Cando" w:date="2020-06-07T12:26:00Z">
              <w:tcPr>
                <w:tcW w:w="988" w:type="dxa"/>
              </w:tcPr>
            </w:tcPrChange>
          </w:tcPr>
          <w:p w14:paraId="79DC688F" w14:textId="01737C4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8</w:t>
            </w:r>
          </w:p>
        </w:tc>
        <w:tc>
          <w:tcPr>
            <w:tcW w:w="2693" w:type="dxa"/>
            <w:tcPrChange w:id="1704" w:author="Diego Andrés Villavicencio Cando" w:date="2020-06-07T12:26:00Z">
              <w:tcPr>
                <w:tcW w:w="2693" w:type="dxa"/>
              </w:tcPr>
            </w:tcPrChange>
          </w:tcPr>
          <w:p w14:paraId="17A43D6C" w14:textId="5B4DAE55"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w:t>
            </w:r>
            <w:r w:rsidR="009944DA" w:rsidRPr="00BE1DB2">
              <w:rPr>
                <w:rFonts w:ascii="Arial" w:hAnsi="Arial" w:cs="Arial"/>
                <w:color w:val="000000" w:themeColor="text1"/>
              </w:rPr>
              <w:t xml:space="preserve"> </w:t>
            </w:r>
            <w:r w:rsidR="007F594F" w:rsidRPr="00BE1DB2">
              <w:rPr>
                <w:rFonts w:ascii="Arial" w:hAnsi="Arial" w:cs="Arial"/>
                <w:color w:val="000000" w:themeColor="text1"/>
              </w:rPr>
              <w:t>rompecabezas</w:t>
            </w:r>
          </w:p>
        </w:tc>
        <w:tc>
          <w:tcPr>
            <w:tcW w:w="2938" w:type="dxa"/>
            <w:tcPrChange w:id="1705" w:author="Diego Andrés Villavicencio Cando" w:date="2020-06-07T12:26:00Z">
              <w:tcPr>
                <w:tcW w:w="2689" w:type="dxa"/>
              </w:tcPr>
            </w:tcPrChange>
          </w:tcPr>
          <w:p w14:paraId="12D51B4C" w14:textId="38E36AE8"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y crear el juego adivina el </w:t>
            </w:r>
            <w:r w:rsidR="009944DA" w:rsidRPr="00BE1DB2">
              <w:rPr>
                <w:rFonts w:ascii="Arial" w:hAnsi="Arial" w:cs="Arial"/>
                <w:color w:val="000000" w:themeColor="text1"/>
              </w:rPr>
              <w:t>color</w:t>
            </w:r>
          </w:p>
        </w:tc>
        <w:tc>
          <w:tcPr>
            <w:tcW w:w="1740" w:type="dxa"/>
            <w:tcPrChange w:id="1706" w:author="Diego Andrés Villavicencio Cando" w:date="2020-06-07T12:26:00Z">
              <w:tcPr>
                <w:tcW w:w="2414" w:type="dxa"/>
              </w:tcPr>
            </w:tcPrChange>
          </w:tcPr>
          <w:p w14:paraId="1484FBE4"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5DC4E445" w14:textId="77777777" w:rsidTr="00F65A20">
        <w:tc>
          <w:tcPr>
            <w:tcW w:w="1129" w:type="dxa"/>
            <w:tcPrChange w:id="1707" w:author="Diego Andrés Villavicencio Cando" w:date="2020-06-07T12:26:00Z">
              <w:tcPr>
                <w:tcW w:w="988" w:type="dxa"/>
              </w:tcPr>
            </w:tcPrChange>
          </w:tcPr>
          <w:p w14:paraId="71CD2074" w14:textId="3AA1608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9</w:t>
            </w:r>
          </w:p>
        </w:tc>
        <w:tc>
          <w:tcPr>
            <w:tcW w:w="2693" w:type="dxa"/>
            <w:tcPrChange w:id="1708" w:author="Diego Andrés Villavicencio Cando" w:date="2020-06-07T12:26:00Z">
              <w:tcPr>
                <w:tcW w:w="2693" w:type="dxa"/>
              </w:tcPr>
            </w:tcPrChange>
          </w:tcPr>
          <w:p w14:paraId="65630962" w14:textId="7FB2E079"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709" w:author="Diego Andrés Villavicencio Cando" w:date="2020-06-07T12:26:00Z">
              <w:tcPr>
                <w:tcW w:w="2689" w:type="dxa"/>
              </w:tcPr>
            </w:tcPrChange>
          </w:tcPr>
          <w:p w14:paraId="236BEF90" w14:textId="7106050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10" w:author="Diego Andrés Villavicencio Cando" w:date="2020-06-07T12:26:00Z">
              <w:tcPr>
                <w:tcW w:w="2414" w:type="dxa"/>
              </w:tcPr>
            </w:tcPrChange>
          </w:tcPr>
          <w:p w14:paraId="7ED21D8F"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2C97F433" w14:textId="77777777" w:rsidTr="00F65A20">
        <w:tc>
          <w:tcPr>
            <w:tcW w:w="1129" w:type="dxa"/>
            <w:tcPrChange w:id="1711" w:author="Diego Andrés Villavicencio Cando" w:date="2020-06-07T12:26:00Z">
              <w:tcPr>
                <w:tcW w:w="988" w:type="dxa"/>
              </w:tcPr>
            </w:tcPrChange>
          </w:tcPr>
          <w:p w14:paraId="13434B11" w14:textId="4599DCD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30</w:t>
            </w:r>
          </w:p>
        </w:tc>
        <w:tc>
          <w:tcPr>
            <w:tcW w:w="2693" w:type="dxa"/>
            <w:tcPrChange w:id="1712" w:author="Diego Andrés Villavicencio Cando" w:date="2020-06-07T12:26:00Z">
              <w:tcPr>
                <w:tcW w:w="2693" w:type="dxa"/>
              </w:tcPr>
            </w:tcPrChange>
          </w:tcPr>
          <w:p w14:paraId="17A37583" w14:textId="2F78DE4E"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713" w:author="Diego Andrés Villavicencio Cando" w:date="2020-06-07T12:26:00Z">
              <w:tcPr>
                <w:tcW w:w="2689" w:type="dxa"/>
              </w:tcPr>
            </w:tcPrChange>
          </w:tcPr>
          <w:p w14:paraId="74DFEE1D" w14:textId="1DDDF9B0"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w:t>
            </w:r>
            <w:r w:rsidR="009944DA" w:rsidRPr="00BE1DB2">
              <w:rPr>
                <w:rFonts w:ascii="Arial" w:hAnsi="Arial" w:cs="Arial"/>
                <w:color w:val="000000" w:themeColor="text1"/>
              </w:rPr>
              <w:t>mensaje</w:t>
            </w:r>
            <w:r w:rsidR="007F594F" w:rsidRPr="00BE1DB2">
              <w:rPr>
                <w:rFonts w:ascii="Arial" w:hAnsi="Arial" w:cs="Arial"/>
                <w:color w:val="000000" w:themeColor="text1"/>
              </w:rPr>
              <w:t>s de</w:t>
            </w:r>
            <w:r w:rsidR="009944DA" w:rsidRPr="00BE1DB2">
              <w:rPr>
                <w:rFonts w:ascii="Arial" w:hAnsi="Arial" w:cs="Arial"/>
                <w:color w:val="000000" w:themeColor="text1"/>
              </w:rPr>
              <w:t xml:space="preserve"> </w:t>
            </w:r>
            <w:r w:rsidR="007F594F" w:rsidRPr="00BE1DB2">
              <w:rPr>
                <w:rFonts w:ascii="Arial" w:hAnsi="Arial" w:cs="Arial"/>
                <w:color w:val="000000" w:themeColor="text1"/>
              </w:rPr>
              <w:t>dificultad, aciertos</w:t>
            </w:r>
          </w:p>
        </w:tc>
        <w:tc>
          <w:tcPr>
            <w:tcW w:w="1740" w:type="dxa"/>
            <w:tcPrChange w:id="1714" w:author="Diego Andrés Villavicencio Cando" w:date="2020-06-07T12:26:00Z">
              <w:tcPr>
                <w:tcW w:w="2414" w:type="dxa"/>
              </w:tcPr>
            </w:tcPrChange>
          </w:tcPr>
          <w:p w14:paraId="4DBED255"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451E2E5C" w14:textId="77777777" w:rsidTr="00F65A20">
        <w:tc>
          <w:tcPr>
            <w:tcW w:w="1129" w:type="dxa"/>
            <w:tcPrChange w:id="1715" w:author="Diego Andrés Villavicencio Cando" w:date="2020-06-07T12:26:00Z">
              <w:tcPr>
                <w:tcW w:w="988" w:type="dxa"/>
              </w:tcPr>
            </w:tcPrChange>
          </w:tcPr>
          <w:p w14:paraId="457BBB94" w14:textId="40418D1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31</w:t>
            </w:r>
          </w:p>
        </w:tc>
        <w:tc>
          <w:tcPr>
            <w:tcW w:w="2693" w:type="dxa"/>
            <w:tcPrChange w:id="1716" w:author="Diego Andrés Villavicencio Cando" w:date="2020-06-07T12:26:00Z">
              <w:tcPr>
                <w:tcW w:w="2693" w:type="dxa"/>
              </w:tcPr>
            </w:tcPrChange>
          </w:tcPr>
          <w:p w14:paraId="36D7FA34" w14:textId="433DD97D"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717" w:author="Diego Andrés Villavicencio Cando" w:date="2020-06-07T12:26:00Z">
              <w:tcPr>
                <w:tcW w:w="2689" w:type="dxa"/>
              </w:tcPr>
            </w:tcPrChange>
          </w:tcPr>
          <w:p w14:paraId="16A663C7" w14:textId="1EF518E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718" w:author="Diego Andrés Villavicencio Cando" w:date="2020-06-07T12:26:00Z">
              <w:tcPr>
                <w:tcW w:w="2414" w:type="dxa"/>
              </w:tcPr>
            </w:tcPrChange>
          </w:tcPr>
          <w:p w14:paraId="084E7654" w14:textId="77777777" w:rsidR="00414B1C" w:rsidRPr="00BE1DB2" w:rsidRDefault="00414B1C" w:rsidP="00E73F36">
            <w:pPr>
              <w:spacing w:line="360" w:lineRule="auto"/>
              <w:ind w:left="142"/>
              <w:rPr>
                <w:rFonts w:ascii="Arial" w:hAnsi="Arial" w:cs="Arial"/>
                <w:color w:val="000000" w:themeColor="text1"/>
              </w:rPr>
            </w:pPr>
          </w:p>
        </w:tc>
      </w:tr>
    </w:tbl>
    <w:p w14:paraId="5B7D33A3" w14:textId="4A39D9C5" w:rsidR="00E87ADA" w:rsidRDefault="00E87ADA" w:rsidP="00E73F36">
      <w:pPr>
        <w:ind w:left="142"/>
        <w:rPr>
          <w:rFonts w:ascii="Arial" w:hAnsi="Arial" w:cs="Arial"/>
          <w:b/>
          <w:bCs/>
          <w:sz w:val="24"/>
          <w:szCs w:val="24"/>
        </w:rPr>
      </w:pPr>
      <w:bookmarkStart w:id="1719" w:name="_Toc34668654"/>
    </w:p>
    <w:p w14:paraId="1EFB4D60" w14:textId="065A911A" w:rsidR="00D3490B" w:rsidRPr="00033C19" w:rsidRDefault="000D5429" w:rsidP="00E73F36">
      <w:pPr>
        <w:ind w:left="142"/>
        <w:rPr>
          <w:rFonts w:ascii="Arial" w:hAnsi="Arial" w:cs="Arial"/>
          <w:b/>
          <w:bCs/>
        </w:rPr>
      </w:pPr>
      <w:r w:rsidRPr="00F65A20">
        <w:rPr>
          <w:rFonts w:ascii="Arial" w:hAnsi="Arial" w:cs="Arial"/>
          <w:b/>
          <w:bCs/>
        </w:rPr>
        <w:t>Retroalimentación</w:t>
      </w:r>
      <w:bookmarkEnd w:id="1719"/>
      <w:r w:rsidRPr="00F65A20">
        <w:rPr>
          <w:rFonts w:ascii="Arial" w:hAnsi="Arial" w:cs="Arial"/>
          <w:b/>
          <w:bCs/>
        </w:rPr>
        <w:t xml:space="preserve"> </w:t>
      </w:r>
    </w:p>
    <w:p w14:paraId="29D42B73" w14:textId="3A35834E" w:rsidR="00AB33E7" w:rsidRPr="00BE1DB2" w:rsidRDefault="00AB33E7"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la página del módulo de Divierte Jugando 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Pr="00BE1DB2">
        <w:rPr>
          <w:rFonts w:ascii="Arial" w:hAnsi="Arial" w:cs="Arial"/>
          <w:color w:val="000000" w:themeColor="text1"/>
        </w:rPr>
        <w:t xml:space="preserve"> las necesidades del cliente, agregando</w:t>
      </w:r>
      <w:r w:rsidR="0068239C">
        <w:rPr>
          <w:rFonts w:ascii="Arial" w:hAnsi="Arial" w:cs="Arial"/>
          <w:color w:val="000000" w:themeColor="text1"/>
        </w:rPr>
        <w:t xml:space="preserve"> el nivel básico</w:t>
      </w:r>
      <w:r w:rsidRPr="00BE1DB2">
        <w:rPr>
          <w:rFonts w:ascii="Arial" w:hAnsi="Arial" w:cs="Arial"/>
          <w:color w:val="000000" w:themeColor="text1"/>
        </w:rPr>
        <w:t xml:space="preserve"> para que los niños practiquen lo aprendido</w:t>
      </w:r>
      <w:r w:rsidR="0068239C">
        <w:rPr>
          <w:rFonts w:ascii="Arial" w:hAnsi="Arial" w:cs="Arial"/>
          <w:color w:val="000000" w:themeColor="text1"/>
        </w:rPr>
        <w:t xml:space="preserve"> con dos diferentes juegos ver figura 5</w:t>
      </w:r>
      <w:r w:rsidR="008759EF">
        <w:rPr>
          <w:rFonts w:ascii="Arial" w:hAnsi="Arial" w:cs="Arial"/>
          <w:color w:val="000000" w:themeColor="text1"/>
        </w:rPr>
        <w:t>9</w:t>
      </w:r>
      <w:r w:rsidR="0068239C">
        <w:rPr>
          <w:rFonts w:ascii="Arial" w:hAnsi="Arial" w:cs="Arial"/>
          <w:color w:val="000000" w:themeColor="text1"/>
        </w:rPr>
        <w:t xml:space="preserve">, figura </w:t>
      </w:r>
      <w:r w:rsidR="008759EF">
        <w:rPr>
          <w:rFonts w:ascii="Arial" w:hAnsi="Arial" w:cs="Arial"/>
          <w:color w:val="000000" w:themeColor="text1"/>
        </w:rPr>
        <w:t>60</w:t>
      </w:r>
      <w:r w:rsidR="0068239C">
        <w:rPr>
          <w:rFonts w:ascii="Arial" w:hAnsi="Arial" w:cs="Arial"/>
          <w:color w:val="000000" w:themeColor="text1"/>
        </w:rPr>
        <w:t xml:space="preserve"> y figura </w:t>
      </w:r>
      <w:r w:rsidR="008759EF">
        <w:rPr>
          <w:rFonts w:ascii="Arial" w:hAnsi="Arial" w:cs="Arial"/>
          <w:color w:val="000000" w:themeColor="text1"/>
        </w:rPr>
        <w:t xml:space="preserve">61 </w:t>
      </w:r>
      <w:r w:rsidR="008759EF" w:rsidRPr="008759EF">
        <w:rPr>
          <w:rFonts w:ascii="Arial" w:hAnsi="Arial" w:cs="Arial"/>
          <w:b/>
          <w:bCs/>
          <w:color w:val="000000" w:themeColor="text1"/>
        </w:rPr>
        <w:t>A</w:t>
      </w:r>
      <w:r w:rsidR="0068239C">
        <w:rPr>
          <w:rFonts w:ascii="Arial" w:hAnsi="Arial" w:cs="Arial"/>
          <w:b/>
          <w:bCs/>
          <w:color w:val="000000" w:themeColor="text1"/>
        </w:rPr>
        <w:t>nexo H</w:t>
      </w:r>
      <w:r w:rsidRPr="00BE1DB2">
        <w:rPr>
          <w:rFonts w:ascii="Arial" w:hAnsi="Arial" w:cs="Arial"/>
          <w:color w:val="000000" w:themeColor="text1"/>
        </w:rPr>
        <w:t>.</w:t>
      </w:r>
    </w:p>
    <w:p w14:paraId="4B93B0DF" w14:textId="1C1DB1EA" w:rsidR="00CA148E" w:rsidRPr="00BE1DB2" w:rsidRDefault="00AB33E7"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D773C1" w:rsidRPr="00BE1DB2">
        <w:rPr>
          <w:rFonts w:ascii="Arial" w:hAnsi="Arial" w:cs="Arial"/>
          <w:color w:val="000000" w:themeColor="text1"/>
        </w:rPr>
        <w:t>1</w:t>
      </w:r>
      <w:r w:rsidR="002B7F8E" w:rsidRPr="00BE1DB2">
        <w:rPr>
          <w:rFonts w:ascii="Arial" w:hAnsi="Arial" w:cs="Arial"/>
          <w:color w:val="000000" w:themeColor="text1"/>
        </w:rPr>
        <w:t>3</w:t>
      </w:r>
      <w:r w:rsidRPr="00BE1DB2">
        <w:rPr>
          <w:rFonts w:ascii="Arial" w:hAnsi="Arial" w:cs="Arial"/>
          <w:color w:val="000000" w:themeColor="text1"/>
        </w:rPr>
        <w:t xml:space="preserve"> días teniendo un total de </w:t>
      </w:r>
      <w:r w:rsidR="002B7F8E" w:rsidRPr="00BE1DB2">
        <w:rPr>
          <w:rFonts w:ascii="Arial" w:hAnsi="Arial" w:cs="Arial"/>
          <w:color w:val="000000" w:themeColor="text1"/>
        </w:rPr>
        <w:t>40</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w:t>
      </w:r>
      <w:r w:rsidR="00CE0028">
        <w:rPr>
          <w:rFonts w:ascii="Arial" w:hAnsi="Arial" w:cs="Arial"/>
          <w:color w:val="000000" w:themeColor="text1"/>
        </w:rPr>
        <w:t xml:space="preserve"> </w:t>
      </w:r>
      <w:r w:rsidRPr="00BE1DB2">
        <w:rPr>
          <w:rFonts w:ascii="Arial" w:hAnsi="Arial" w:cs="Arial"/>
          <w:color w:val="000000" w:themeColor="text1"/>
        </w:rPr>
        <w:t>l</w:t>
      </w:r>
      <w:r w:rsidR="00CE0028">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00CA148E" w:rsidRPr="00BE1DB2">
        <w:rPr>
          <w:rFonts w:ascii="Arial" w:hAnsi="Arial" w:cs="Arial"/>
          <w:color w:val="000000" w:themeColor="text1"/>
        </w:rPr>
        <w:t xml:space="preserve">. </w:t>
      </w:r>
    </w:p>
    <w:p w14:paraId="2631A63D" w14:textId="576DFBCC" w:rsidR="00635867" w:rsidRPr="00F65A20" w:rsidRDefault="00635867" w:rsidP="00E73F36">
      <w:pPr>
        <w:pStyle w:val="Ttulo3"/>
        <w:numPr>
          <w:ilvl w:val="2"/>
          <w:numId w:val="2"/>
        </w:numPr>
        <w:spacing w:line="360" w:lineRule="auto"/>
        <w:ind w:left="142" w:firstLine="0"/>
        <w:rPr>
          <w:rFonts w:ascii="Arial" w:hAnsi="Arial" w:cs="Arial"/>
          <w:b/>
          <w:bCs/>
          <w:color w:val="000000" w:themeColor="text1"/>
        </w:rPr>
      </w:pPr>
      <w:bookmarkStart w:id="1720" w:name="_Toc45264839"/>
      <w:r w:rsidRPr="00F65A20">
        <w:rPr>
          <w:rFonts w:ascii="Arial" w:hAnsi="Arial" w:cs="Arial"/>
          <w:b/>
          <w:bCs/>
          <w:color w:val="000000" w:themeColor="text1"/>
        </w:rPr>
        <w:lastRenderedPageBreak/>
        <w:t>Desarrollo del sprint 4. Desarrollo de</w:t>
      </w:r>
      <w:r w:rsidR="0007315D" w:rsidRPr="00F65A20">
        <w:rPr>
          <w:rFonts w:ascii="Arial" w:hAnsi="Arial" w:cs="Arial"/>
          <w:b/>
          <w:bCs/>
          <w:color w:val="000000" w:themeColor="text1"/>
        </w:rPr>
        <w:t xml:space="preserve"> prácticas tú puedes y demuestra lo que sabes</w:t>
      </w:r>
      <w:r w:rsidRPr="00F65A20">
        <w:rPr>
          <w:rFonts w:ascii="Arial" w:hAnsi="Arial" w:cs="Arial"/>
          <w:b/>
          <w:bCs/>
          <w:color w:val="000000" w:themeColor="text1"/>
        </w:rPr>
        <w:t>.</w:t>
      </w:r>
      <w:bookmarkEnd w:id="1720"/>
    </w:p>
    <w:p w14:paraId="59C34135" w14:textId="3631DD87" w:rsidR="00635867" w:rsidRPr="00F65A20" w:rsidRDefault="00635867"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Planificación del sprint </w:t>
      </w:r>
      <w:r w:rsidR="0007315D" w:rsidRPr="00F65A20">
        <w:rPr>
          <w:rFonts w:ascii="Arial" w:hAnsi="Arial" w:cs="Arial"/>
          <w:b/>
          <w:bCs/>
          <w:color w:val="000000" w:themeColor="text1"/>
        </w:rPr>
        <w:t>4</w:t>
      </w:r>
    </w:p>
    <w:p w14:paraId="380956ED" w14:textId="315AA103" w:rsidR="002B7F8E" w:rsidRPr="00BE1DB2" w:rsidRDefault="002B7F8E" w:rsidP="008759EF">
      <w:pPr>
        <w:spacing w:line="360" w:lineRule="auto"/>
        <w:ind w:left="142" w:firstLine="709"/>
        <w:jc w:val="both"/>
        <w:rPr>
          <w:rFonts w:ascii="Arial" w:hAnsi="Arial" w:cs="Arial"/>
          <w:color w:val="000000" w:themeColor="text1"/>
        </w:rPr>
      </w:pPr>
      <w:r w:rsidRPr="00BE1DB2">
        <w:rPr>
          <w:rFonts w:ascii="Arial" w:hAnsi="Arial" w:cs="Arial"/>
          <w:color w:val="000000" w:themeColor="text1"/>
        </w:rPr>
        <w:t>Durante el desarrollo del sprint 4 se implementan algunas prácticas que permiten a los usuarios desarrollar lo aprendido. Este sprint tuvo una duración de 23 días trabajando de 2 a 3 horas, dando un total de 69 horas de desarrollo aproximadamente, se procedió a desarrollar las siguientes prácticas:</w:t>
      </w:r>
      <w:r w:rsidR="006B43BE" w:rsidRPr="00BE1DB2">
        <w:rPr>
          <w:rFonts w:ascii="Arial" w:hAnsi="Arial" w:cs="Arial"/>
          <w:color w:val="000000" w:themeColor="text1"/>
        </w:rPr>
        <w:t xml:space="preserve"> </w:t>
      </w:r>
      <w:r w:rsidRPr="00BE1DB2">
        <w:rPr>
          <w:rFonts w:ascii="Arial" w:hAnsi="Arial" w:cs="Arial"/>
          <w:color w:val="000000" w:themeColor="text1"/>
        </w:rPr>
        <w:t>El ahorcado</w:t>
      </w:r>
      <w:r w:rsidR="006B43BE" w:rsidRPr="00BE1DB2">
        <w:rPr>
          <w:rFonts w:ascii="Arial" w:hAnsi="Arial" w:cs="Arial"/>
          <w:color w:val="000000" w:themeColor="text1"/>
        </w:rPr>
        <w:t xml:space="preserve">, </w:t>
      </w:r>
      <w:r w:rsidRPr="00BE1DB2">
        <w:rPr>
          <w:rFonts w:ascii="Arial" w:hAnsi="Arial" w:cs="Arial"/>
          <w:color w:val="000000" w:themeColor="text1"/>
        </w:rPr>
        <w:t>Adivina el color</w:t>
      </w:r>
      <w:r w:rsidR="006B43BE" w:rsidRPr="00BE1DB2">
        <w:rPr>
          <w:rFonts w:ascii="Arial" w:hAnsi="Arial" w:cs="Arial"/>
          <w:color w:val="000000" w:themeColor="text1"/>
        </w:rPr>
        <w:t xml:space="preserve">, </w:t>
      </w:r>
      <w:r w:rsidRPr="00BE1DB2">
        <w:rPr>
          <w:rFonts w:ascii="Arial" w:hAnsi="Arial" w:cs="Arial"/>
          <w:color w:val="000000" w:themeColor="text1"/>
        </w:rPr>
        <w:t>Adivina la pareja</w:t>
      </w:r>
      <w:r w:rsidR="006B43BE" w:rsidRPr="00BE1DB2">
        <w:rPr>
          <w:rFonts w:ascii="Arial" w:hAnsi="Arial" w:cs="Arial"/>
          <w:color w:val="000000" w:themeColor="text1"/>
        </w:rPr>
        <w:t xml:space="preserve">, </w:t>
      </w:r>
      <w:r w:rsidRPr="00BE1DB2">
        <w:rPr>
          <w:rFonts w:ascii="Arial" w:hAnsi="Arial" w:cs="Arial"/>
          <w:color w:val="000000" w:themeColor="text1"/>
        </w:rPr>
        <w:t xml:space="preserve">Adivina el </w:t>
      </w:r>
      <w:r w:rsidR="00717D4F" w:rsidRPr="00BE1DB2">
        <w:rPr>
          <w:rFonts w:ascii="Arial" w:hAnsi="Arial" w:cs="Arial"/>
          <w:color w:val="000000" w:themeColor="text1"/>
        </w:rPr>
        <w:t>número</w:t>
      </w:r>
    </w:p>
    <w:p w14:paraId="0E99B890" w14:textId="53C01077" w:rsidR="003110FA" w:rsidRPr="00F65A20" w:rsidRDefault="0007315D" w:rsidP="00F65A20">
      <w:pPr>
        <w:spacing w:line="360" w:lineRule="auto"/>
        <w:ind w:left="142"/>
        <w:rPr>
          <w:rFonts w:ascii="Arial" w:hAnsi="Arial" w:cs="Arial"/>
          <w:b/>
          <w:bCs/>
          <w:color w:val="000000" w:themeColor="text1"/>
        </w:rPr>
      </w:pPr>
      <w:r w:rsidRPr="00F65A20">
        <w:rPr>
          <w:rFonts w:ascii="Arial" w:hAnsi="Arial" w:cs="Arial"/>
          <w:b/>
          <w:bCs/>
          <w:color w:val="000000" w:themeColor="text1"/>
        </w:rPr>
        <w:t>Tareas del sprint 4</w:t>
      </w:r>
    </w:p>
    <w:p w14:paraId="1CD2826F" w14:textId="5EDB700D" w:rsidR="00F65A20" w:rsidRPr="00F65A20" w:rsidRDefault="00F65A20" w:rsidP="00F65A20">
      <w:pPr>
        <w:pStyle w:val="Descripcin"/>
        <w:keepNext/>
        <w:jc w:val="center"/>
        <w:rPr>
          <w:rFonts w:ascii="Arial" w:hAnsi="Arial" w:cs="Arial"/>
          <w:i w:val="0"/>
          <w:iCs w:val="0"/>
          <w:color w:val="000000" w:themeColor="text1"/>
          <w:sz w:val="20"/>
          <w:szCs w:val="20"/>
        </w:rPr>
      </w:pPr>
      <w:bookmarkStart w:id="1721" w:name="_Toc45264883"/>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XV</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Historia de usuarios sprint 4</w:t>
      </w:r>
      <w:bookmarkEnd w:id="1721"/>
    </w:p>
    <w:tbl>
      <w:tblPr>
        <w:tblStyle w:val="Tablaconcuadrcula"/>
        <w:tblW w:w="8500" w:type="dxa"/>
        <w:tblLook w:val="04A0" w:firstRow="1" w:lastRow="0" w:firstColumn="1" w:lastColumn="0" w:noHBand="0" w:noVBand="1"/>
        <w:tblPrChange w:id="1722"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921"/>
        <w:gridCol w:w="1716"/>
        <w:gridCol w:w="2064"/>
        <w:gridCol w:w="2572"/>
        <w:gridCol w:w="1227"/>
        <w:tblGridChange w:id="1723">
          <w:tblGrid>
            <w:gridCol w:w="851"/>
            <w:gridCol w:w="1701"/>
            <w:gridCol w:w="2126"/>
            <w:gridCol w:w="2835"/>
            <w:gridCol w:w="2127"/>
          </w:tblGrid>
        </w:tblGridChange>
      </w:tblGrid>
      <w:tr w:rsidR="00DA43BA" w:rsidRPr="00BE1DB2" w14:paraId="2BEB501F" w14:textId="77777777" w:rsidTr="00F65A20">
        <w:trPr>
          <w:trHeight w:val="499"/>
          <w:trPrChange w:id="1724" w:author="Diego Andrés Villavicencio Cando" w:date="2020-06-07T12:26:00Z">
            <w:trPr>
              <w:trHeight w:val="499"/>
            </w:trPr>
          </w:trPrChange>
        </w:trPr>
        <w:tc>
          <w:tcPr>
            <w:tcW w:w="921" w:type="dxa"/>
            <w:tcPrChange w:id="1725" w:author="Diego Andrés Villavicencio Cando" w:date="2020-06-07T12:26:00Z">
              <w:tcPr>
                <w:tcW w:w="851" w:type="dxa"/>
              </w:tcPr>
            </w:tcPrChange>
          </w:tcPr>
          <w:p w14:paraId="2B7B062A"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726" w:author="Diego Andrés Villavicencio Cando" w:date="2020-06-07T12:26:00Z">
              <w:tcPr>
                <w:tcW w:w="1701" w:type="dxa"/>
              </w:tcPr>
            </w:tcPrChange>
          </w:tcPr>
          <w:p w14:paraId="29A83640"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2064" w:type="dxa"/>
            <w:tcPrChange w:id="1727" w:author="Diego Andrés Villavicencio Cando" w:date="2020-06-07T12:26:00Z">
              <w:tcPr>
                <w:tcW w:w="2126" w:type="dxa"/>
              </w:tcPr>
            </w:tcPrChange>
          </w:tcPr>
          <w:p w14:paraId="3536098C" w14:textId="3E2755CD"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EB0F78">
              <w:rPr>
                <w:rFonts w:ascii="Arial" w:hAnsi="Arial" w:cs="Arial"/>
                <w:color w:val="000000" w:themeColor="text1"/>
              </w:rPr>
              <w:t>HU</w:t>
            </w:r>
          </w:p>
        </w:tc>
        <w:tc>
          <w:tcPr>
            <w:tcW w:w="2572" w:type="dxa"/>
            <w:tcPrChange w:id="1728" w:author="Diego Andrés Villavicencio Cando" w:date="2020-06-07T12:26:00Z">
              <w:tcPr>
                <w:tcW w:w="2835" w:type="dxa"/>
              </w:tcPr>
            </w:tcPrChange>
          </w:tcPr>
          <w:p w14:paraId="75190098"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Change w:id="1729" w:author="Diego Andrés Villavicencio Cando" w:date="2020-06-07T12:26:00Z">
              <w:tcPr>
                <w:tcW w:w="2127" w:type="dxa"/>
              </w:tcPr>
            </w:tcPrChange>
          </w:tcPr>
          <w:p w14:paraId="5B38C506" w14:textId="59A6909F"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Esfuerzo en horas</w:t>
            </w:r>
          </w:p>
        </w:tc>
      </w:tr>
      <w:tr w:rsidR="00DA43BA" w:rsidRPr="00BE1DB2" w14:paraId="1753699D" w14:textId="77777777" w:rsidTr="00F65A20">
        <w:trPr>
          <w:trHeight w:val="894"/>
          <w:trPrChange w:id="1730" w:author="Diego Andrés Villavicencio Cando" w:date="2020-06-07T12:26:00Z">
            <w:trPr>
              <w:trHeight w:val="894"/>
            </w:trPr>
          </w:trPrChange>
        </w:trPr>
        <w:tc>
          <w:tcPr>
            <w:tcW w:w="921" w:type="dxa"/>
            <w:tcPrChange w:id="1731" w:author="Diego Andrés Villavicencio Cando" w:date="2020-06-07T12:26:00Z">
              <w:tcPr>
                <w:tcW w:w="851" w:type="dxa"/>
              </w:tcPr>
            </w:tcPrChange>
          </w:tcPr>
          <w:p w14:paraId="66EF6A4F" w14:textId="44877005"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6</w:t>
            </w:r>
          </w:p>
        </w:tc>
        <w:tc>
          <w:tcPr>
            <w:tcW w:w="1716" w:type="dxa"/>
            <w:tcPrChange w:id="1732" w:author="Diego Andrés Villavicencio Cando" w:date="2020-06-07T12:26:00Z">
              <w:tcPr>
                <w:tcW w:w="1701" w:type="dxa"/>
              </w:tcPr>
            </w:tcPrChange>
          </w:tcPr>
          <w:p w14:paraId="09CE454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33" w:author="Diego Andrés Villavicencio Cando" w:date="2020-06-07T12:26:00Z">
              <w:tcPr>
                <w:tcW w:w="2126" w:type="dxa"/>
              </w:tcPr>
            </w:tcPrChange>
          </w:tcPr>
          <w:p w14:paraId="49444979"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el ahorcado</w:t>
            </w:r>
          </w:p>
        </w:tc>
        <w:tc>
          <w:tcPr>
            <w:tcW w:w="2572" w:type="dxa"/>
            <w:tcPrChange w:id="1734" w:author="Diego Andrés Villavicencio Cando" w:date="2020-06-07T12:26:00Z">
              <w:tcPr>
                <w:tcW w:w="2835" w:type="dxa"/>
              </w:tcPr>
            </w:tcPrChange>
          </w:tcPr>
          <w:p w14:paraId="5BC385E4"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el ahorcado</w:t>
            </w:r>
          </w:p>
        </w:tc>
        <w:tc>
          <w:tcPr>
            <w:tcW w:w="1227" w:type="dxa"/>
            <w:tcPrChange w:id="1735" w:author="Diego Andrés Villavicencio Cando" w:date="2020-06-07T12:26:00Z">
              <w:tcPr>
                <w:tcW w:w="2127" w:type="dxa"/>
              </w:tcPr>
            </w:tcPrChange>
          </w:tcPr>
          <w:p w14:paraId="76F45AFC" w14:textId="58AB2487"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54AA31E1" w14:textId="77777777" w:rsidTr="00F65A20">
        <w:trPr>
          <w:trHeight w:val="677"/>
          <w:trPrChange w:id="1736" w:author="Diego Andrés Villavicencio Cando" w:date="2020-06-07T12:26:00Z">
            <w:trPr>
              <w:trHeight w:val="677"/>
            </w:trPr>
          </w:trPrChange>
        </w:trPr>
        <w:tc>
          <w:tcPr>
            <w:tcW w:w="921" w:type="dxa"/>
            <w:tcPrChange w:id="1737" w:author="Diego Andrés Villavicencio Cando" w:date="2020-06-07T12:26:00Z">
              <w:tcPr>
                <w:tcW w:w="851" w:type="dxa"/>
              </w:tcPr>
            </w:tcPrChange>
          </w:tcPr>
          <w:p w14:paraId="76076D72" w14:textId="5126B471"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7</w:t>
            </w:r>
          </w:p>
        </w:tc>
        <w:tc>
          <w:tcPr>
            <w:tcW w:w="1716" w:type="dxa"/>
            <w:tcPrChange w:id="1738" w:author="Diego Andrés Villavicencio Cando" w:date="2020-06-07T12:26:00Z">
              <w:tcPr>
                <w:tcW w:w="1701" w:type="dxa"/>
              </w:tcPr>
            </w:tcPrChange>
          </w:tcPr>
          <w:p w14:paraId="15FE9E3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39" w:author="Diego Andrés Villavicencio Cando" w:date="2020-06-07T12:26:00Z">
              <w:tcPr>
                <w:tcW w:w="2126" w:type="dxa"/>
              </w:tcPr>
            </w:tcPrChange>
          </w:tcPr>
          <w:p w14:paraId="64083164" w14:textId="1E83E082"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Adivina el </w:t>
            </w:r>
            <w:r w:rsidR="00717D4F" w:rsidRPr="00BE1DB2">
              <w:rPr>
                <w:rFonts w:ascii="Arial" w:hAnsi="Arial" w:cs="Arial"/>
                <w:color w:val="000000" w:themeColor="text1"/>
              </w:rPr>
              <w:t>número</w:t>
            </w:r>
          </w:p>
        </w:tc>
        <w:tc>
          <w:tcPr>
            <w:tcW w:w="2572" w:type="dxa"/>
            <w:tcPrChange w:id="1740" w:author="Diego Andrés Villavicencio Cando" w:date="2020-06-07T12:26:00Z">
              <w:tcPr>
                <w:tcW w:w="2835" w:type="dxa"/>
              </w:tcPr>
            </w:tcPrChange>
          </w:tcPr>
          <w:p w14:paraId="295BB6E0" w14:textId="4448AE2C"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adivina el </w:t>
            </w:r>
            <w:r w:rsidR="00717D4F" w:rsidRPr="00BE1DB2">
              <w:rPr>
                <w:rFonts w:ascii="Arial" w:hAnsi="Arial" w:cs="Arial"/>
                <w:color w:val="000000" w:themeColor="text1"/>
              </w:rPr>
              <w:t>número</w:t>
            </w:r>
          </w:p>
        </w:tc>
        <w:tc>
          <w:tcPr>
            <w:tcW w:w="1227" w:type="dxa"/>
            <w:tcPrChange w:id="1741" w:author="Diego Andrés Villavicencio Cando" w:date="2020-06-07T12:26:00Z">
              <w:tcPr>
                <w:tcW w:w="2127" w:type="dxa"/>
              </w:tcPr>
            </w:tcPrChange>
          </w:tcPr>
          <w:p w14:paraId="3E837848" w14:textId="0B5AF429"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38BBBF4C" w14:textId="77777777" w:rsidTr="00F65A20">
        <w:trPr>
          <w:trHeight w:val="677"/>
          <w:trPrChange w:id="1742" w:author="Diego Andrés Villavicencio Cando" w:date="2020-06-07T12:26:00Z">
            <w:trPr>
              <w:trHeight w:val="677"/>
            </w:trPr>
          </w:trPrChange>
        </w:trPr>
        <w:tc>
          <w:tcPr>
            <w:tcW w:w="921" w:type="dxa"/>
            <w:tcPrChange w:id="1743" w:author="Diego Andrés Villavicencio Cando" w:date="2020-06-07T12:26:00Z">
              <w:tcPr>
                <w:tcW w:w="851" w:type="dxa"/>
              </w:tcPr>
            </w:tcPrChange>
          </w:tcPr>
          <w:p w14:paraId="204868C5" w14:textId="78C3E3CE"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8</w:t>
            </w:r>
          </w:p>
        </w:tc>
        <w:tc>
          <w:tcPr>
            <w:tcW w:w="1716" w:type="dxa"/>
            <w:tcPrChange w:id="1744" w:author="Diego Andrés Villavicencio Cando" w:date="2020-06-07T12:26:00Z">
              <w:tcPr>
                <w:tcW w:w="1701" w:type="dxa"/>
              </w:tcPr>
            </w:tcPrChange>
          </w:tcPr>
          <w:p w14:paraId="14E813DA"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45" w:author="Diego Andrés Villavicencio Cando" w:date="2020-06-07T12:26:00Z">
              <w:tcPr>
                <w:tcW w:w="2126" w:type="dxa"/>
              </w:tcPr>
            </w:tcPrChange>
          </w:tcPr>
          <w:p w14:paraId="264E543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adivina él color.</w:t>
            </w:r>
          </w:p>
        </w:tc>
        <w:tc>
          <w:tcPr>
            <w:tcW w:w="2572" w:type="dxa"/>
            <w:tcPrChange w:id="1746" w:author="Diego Andrés Villavicencio Cando" w:date="2020-06-07T12:26:00Z">
              <w:tcPr>
                <w:tcW w:w="2835" w:type="dxa"/>
              </w:tcPr>
            </w:tcPrChange>
          </w:tcPr>
          <w:p w14:paraId="26015012"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adivina el color</w:t>
            </w:r>
          </w:p>
        </w:tc>
        <w:tc>
          <w:tcPr>
            <w:tcW w:w="1227" w:type="dxa"/>
            <w:tcPrChange w:id="1747" w:author="Diego Andrés Villavicencio Cando" w:date="2020-06-07T12:26:00Z">
              <w:tcPr>
                <w:tcW w:w="2127" w:type="dxa"/>
              </w:tcPr>
            </w:tcPrChange>
          </w:tcPr>
          <w:p w14:paraId="1B697BB6" w14:textId="64505115"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5</w:t>
            </w:r>
          </w:p>
        </w:tc>
      </w:tr>
      <w:tr w:rsidR="00DA43BA" w:rsidRPr="00BE1DB2" w14:paraId="13A96DE5" w14:textId="77777777" w:rsidTr="00F65A20">
        <w:trPr>
          <w:trHeight w:val="677"/>
          <w:trPrChange w:id="1748" w:author="Diego Andrés Villavicencio Cando" w:date="2020-06-07T12:26:00Z">
            <w:trPr>
              <w:trHeight w:val="677"/>
            </w:trPr>
          </w:trPrChange>
        </w:trPr>
        <w:tc>
          <w:tcPr>
            <w:tcW w:w="921" w:type="dxa"/>
            <w:tcPrChange w:id="1749" w:author="Diego Andrés Villavicencio Cando" w:date="2020-06-07T12:26:00Z">
              <w:tcPr>
                <w:tcW w:w="851" w:type="dxa"/>
              </w:tcPr>
            </w:tcPrChange>
          </w:tcPr>
          <w:p w14:paraId="15A699B5" w14:textId="49575C92"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9</w:t>
            </w:r>
          </w:p>
        </w:tc>
        <w:tc>
          <w:tcPr>
            <w:tcW w:w="1716" w:type="dxa"/>
            <w:tcPrChange w:id="1750" w:author="Diego Andrés Villavicencio Cando" w:date="2020-06-07T12:26:00Z">
              <w:tcPr>
                <w:tcW w:w="1701" w:type="dxa"/>
              </w:tcPr>
            </w:tcPrChange>
          </w:tcPr>
          <w:p w14:paraId="33637917"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51" w:author="Diego Andrés Villavicencio Cando" w:date="2020-06-07T12:26:00Z">
              <w:tcPr>
                <w:tcW w:w="2126" w:type="dxa"/>
              </w:tcPr>
            </w:tcPrChange>
          </w:tcPr>
          <w:p w14:paraId="0A293403"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adivina la pareja</w:t>
            </w:r>
          </w:p>
        </w:tc>
        <w:tc>
          <w:tcPr>
            <w:tcW w:w="2572" w:type="dxa"/>
            <w:tcPrChange w:id="1752" w:author="Diego Andrés Villavicencio Cando" w:date="2020-06-07T12:26:00Z">
              <w:tcPr>
                <w:tcW w:w="2835" w:type="dxa"/>
              </w:tcPr>
            </w:tcPrChange>
          </w:tcPr>
          <w:p w14:paraId="69BD0398"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adivina la pareja</w:t>
            </w:r>
          </w:p>
        </w:tc>
        <w:tc>
          <w:tcPr>
            <w:tcW w:w="1227" w:type="dxa"/>
            <w:tcPrChange w:id="1753" w:author="Diego Andrés Villavicencio Cando" w:date="2020-06-07T12:26:00Z">
              <w:tcPr>
                <w:tcW w:w="2127" w:type="dxa"/>
              </w:tcPr>
            </w:tcPrChange>
          </w:tcPr>
          <w:p w14:paraId="133FDA61" w14:textId="4E37A2AB"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7</w:t>
            </w:r>
          </w:p>
        </w:tc>
      </w:tr>
      <w:tr w:rsidR="00DA43BA" w:rsidRPr="00BE1DB2" w14:paraId="6AAA120A" w14:textId="77777777" w:rsidTr="00F65A20">
        <w:trPr>
          <w:trHeight w:val="433"/>
          <w:trPrChange w:id="1754" w:author="Diego Andrés Villavicencio Cando" w:date="2020-06-07T12:26:00Z">
            <w:trPr>
              <w:trHeight w:val="433"/>
            </w:trPr>
          </w:trPrChange>
        </w:trPr>
        <w:tc>
          <w:tcPr>
            <w:tcW w:w="4701" w:type="dxa"/>
            <w:gridSpan w:val="3"/>
            <w:tcPrChange w:id="1755" w:author="Diego Andrés Villavicencio Cando" w:date="2020-06-07T12:26:00Z">
              <w:tcPr>
                <w:tcW w:w="4678" w:type="dxa"/>
                <w:gridSpan w:val="3"/>
              </w:tcPr>
            </w:tcPrChange>
          </w:tcPr>
          <w:p w14:paraId="65E99593" w14:textId="77777777" w:rsidR="00DA43BA" w:rsidRPr="00BE1DB2" w:rsidRDefault="00DA43BA" w:rsidP="00E73F36">
            <w:pPr>
              <w:spacing w:line="360" w:lineRule="auto"/>
              <w:ind w:left="142"/>
              <w:jc w:val="both"/>
              <w:rPr>
                <w:rFonts w:ascii="Arial" w:hAnsi="Arial" w:cs="Arial"/>
                <w:color w:val="000000" w:themeColor="text1"/>
              </w:rPr>
            </w:pPr>
          </w:p>
        </w:tc>
        <w:tc>
          <w:tcPr>
            <w:tcW w:w="2572" w:type="dxa"/>
            <w:tcPrChange w:id="1756" w:author="Diego Andrés Villavicencio Cando" w:date="2020-06-07T12:26:00Z">
              <w:tcPr>
                <w:tcW w:w="2835" w:type="dxa"/>
              </w:tcPr>
            </w:tcPrChange>
          </w:tcPr>
          <w:p w14:paraId="4D1C08C2" w14:textId="77777777" w:rsidR="00DA43BA" w:rsidRPr="00BE1DB2" w:rsidRDefault="00DA43BA"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14"/>
              </w:rPr>
              <w:t>Total</w:t>
            </w:r>
          </w:p>
        </w:tc>
        <w:tc>
          <w:tcPr>
            <w:tcW w:w="1227" w:type="dxa"/>
            <w:tcPrChange w:id="1757" w:author="Diego Andrés Villavicencio Cando" w:date="2020-06-07T12:26:00Z">
              <w:tcPr>
                <w:tcW w:w="2127" w:type="dxa"/>
              </w:tcPr>
            </w:tcPrChange>
          </w:tcPr>
          <w:p w14:paraId="4788EAF2" w14:textId="1A72F471" w:rsidR="00DA43BA" w:rsidRPr="00BE1DB2" w:rsidRDefault="002B7F8E"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68</w:t>
            </w:r>
          </w:p>
        </w:tc>
      </w:tr>
    </w:tbl>
    <w:p w14:paraId="628C2140" w14:textId="77777777" w:rsidR="00F65A20" w:rsidRDefault="00F65A20" w:rsidP="00F65A20">
      <w:pPr>
        <w:ind w:left="142"/>
        <w:rPr>
          <w:rFonts w:ascii="Arial" w:hAnsi="Arial" w:cs="Arial"/>
          <w:b/>
          <w:bCs/>
          <w:color w:val="000000" w:themeColor="text1"/>
          <w:sz w:val="24"/>
          <w:szCs w:val="24"/>
        </w:rPr>
      </w:pPr>
    </w:p>
    <w:p w14:paraId="204E757D" w14:textId="5808BECA" w:rsidR="00044D0F" w:rsidRPr="00F65A20" w:rsidRDefault="00DA43BA" w:rsidP="00F65A20">
      <w:pPr>
        <w:ind w:left="142"/>
        <w:rPr>
          <w:rFonts w:ascii="Arial" w:hAnsi="Arial" w:cs="Arial"/>
          <w:b/>
          <w:bCs/>
          <w:color w:val="000000" w:themeColor="text1"/>
        </w:rPr>
      </w:pPr>
      <w:r w:rsidRPr="00F65A20">
        <w:rPr>
          <w:rFonts w:ascii="Arial" w:hAnsi="Arial" w:cs="Arial"/>
          <w:b/>
          <w:bCs/>
          <w:color w:val="000000" w:themeColor="text1"/>
        </w:rPr>
        <w:t>Ejecución del sprint 4 – Scrum diario</w:t>
      </w:r>
    </w:p>
    <w:p w14:paraId="463D12E8" w14:textId="04436192" w:rsidR="00F65A20" w:rsidRPr="00F65A20" w:rsidRDefault="00F65A20" w:rsidP="00F65A20">
      <w:pPr>
        <w:pStyle w:val="Descripcin"/>
        <w:keepNext/>
        <w:jc w:val="center"/>
        <w:rPr>
          <w:rFonts w:ascii="Arial" w:hAnsi="Arial" w:cs="Arial"/>
          <w:b/>
          <w:bCs/>
          <w:i w:val="0"/>
          <w:iCs w:val="0"/>
          <w:color w:val="000000" w:themeColor="text1"/>
          <w:sz w:val="20"/>
          <w:szCs w:val="20"/>
        </w:rPr>
      </w:pPr>
      <w:bookmarkStart w:id="1758" w:name="_Toc45264884"/>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XVI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Ejecución sprint 4</w:t>
      </w:r>
      <w:bookmarkEnd w:id="1758"/>
    </w:p>
    <w:tbl>
      <w:tblPr>
        <w:tblStyle w:val="Tablaconcuadrcula"/>
        <w:tblW w:w="8500" w:type="dxa"/>
        <w:tblLook w:val="04A0" w:firstRow="1" w:lastRow="0" w:firstColumn="1" w:lastColumn="0" w:noHBand="0" w:noVBand="1"/>
        <w:tblPrChange w:id="1759" w:author="Diego Andrés Villavicencio Cando" w:date="2020-06-07T12:26:00Z">
          <w:tblPr>
            <w:tblStyle w:val="Tablaconcuadrcula5oscura-nfasis3"/>
            <w:tblW w:w="8784" w:type="dxa"/>
            <w:tblLook w:val="04A0" w:firstRow="1" w:lastRow="0" w:firstColumn="1" w:lastColumn="0" w:noHBand="0" w:noVBand="1"/>
          </w:tblPr>
        </w:tblPrChange>
      </w:tblPr>
      <w:tblGrid>
        <w:gridCol w:w="972"/>
        <w:gridCol w:w="2613"/>
        <w:gridCol w:w="3175"/>
        <w:gridCol w:w="1740"/>
        <w:tblGridChange w:id="1760">
          <w:tblGrid>
            <w:gridCol w:w="988"/>
            <w:gridCol w:w="2693"/>
            <w:gridCol w:w="2689"/>
            <w:gridCol w:w="2414"/>
          </w:tblGrid>
        </w:tblGridChange>
      </w:tblGrid>
      <w:tr w:rsidR="00DA43BA" w:rsidRPr="00BE1DB2" w14:paraId="0C844FCE" w14:textId="77777777" w:rsidTr="00F65A20">
        <w:tc>
          <w:tcPr>
            <w:tcW w:w="972" w:type="dxa"/>
            <w:tcPrChange w:id="1761" w:author="Diego Andrés Villavicencio Cando" w:date="2020-06-07T12:26:00Z">
              <w:tcPr>
                <w:tcW w:w="988" w:type="dxa"/>
              </w:tcPr>
            </w:tcPrChange>
          </w:tcPr>
          <w:p w14:paraId="5BA4EDBD" w14:textId="77777777" w:rsidR="00DA43BA" w:rsidRPr="00BE1DB2" w:rsidRDefault="00DA43BA" w:rsidP="00E73F36">
            <w:pPr>
              <w:spacing w:line="360" w:lineRule="auto"/>
              <w:ind w:left="142"/>
              <w:rPr>
                <w:rFonts w:ascii="Arial" w:hAnsi="Arial" w:cs="Arial"/>
                <w:color w:val="000000" w:themeColor="text1"/>
              </w:rPr>
            </w:pPr>
          </w:p>
        </w:tc>
        <w:tc>
          <w:tcPr>
            <w:tcW w:w="2613" w:type="dxa"/>
            <w:tcPrChange w:id="1762" w:author="Diego Andrés Villavicencio Cando" w:date="2020-06-07T12:26:00Z">
              <w:tcPr>
                <w:tcW w:w="2693" w:type="dxa"/>
              </w:tcPr>
            </w:tcPrChange>
          </w:tcPr>
          <w:p w14:paraId="614142CD"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3175" w:type="dxa"/>
            <w:tcPrChange w:id="1763" w:author="Diego Andrés Villavicencio Cando" w:date="2020-06-07T12:26:00Z">
              <w:tcPr>
                <w:tcW w:w="2689" w:type="dxa"/>
              </w:tcPr>
            </w:tcPrChange>
          </w:tcPr>
          <w:p w14:paraId="1FAC95D4"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764" w:author="Diego Andrés Villavicencio Cando" w:date="2020-06-07T12:26:00Z">
              <w:tcPr>
                <w:tcW w:w="2414" w:type="dxa"/>
              </w:tcPr>
            </w:tcPrChange>
          </w:tcPr>
          <w:p w14:paraId="3AFCBA50"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DA43BA" w:rsidRPr="00BE1DB2" w14:paraId="407D4F08" w14:textId="77777777" w:rsidTr="00F65A20">
        <w:tc>
          <w:tcPr>
            <w:tcW w:w="972" w:type="dxa"/>
            <w:tcPrChange w:id="1765" w:author="Diego Andrés Villavicencio Cando" w:date="2020-06-07T12:26:00Z">
              <w:tcPr>
                <w:tcW w:w="988" w:type="dxa"/>
              </w:tcPr>
            </w:tcPrChange>
          </w:tcPr>
          <w:p w14:paraId="0ECA7096" w14:textId="2F0D8342"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6B43BE" w:rsidRPr="00BE1DB2">
              <w:rPr>
                <w:rFonts w:ascii="Arial" w:hAnsi="Arial" w:cs="Arial"/>
                <w:color w:val="000000" w:themeColor="text1"/>
              </w:rPr>
              <w:t>32</w:t>
            </w:r>
          </w:p>
        </w:tc>
        <w:tc>
          <w:tcPr>
            <w:tcW w:w="2613" w:type="dxa"/>
            <w:tcPrChange w:id="1766" w:author="Diego Andrés Villavicencio Cando" w:date="2020-06-07T12:26:00Z">
              <w:tcPr>
                <w:tcW w:w="2693" w:type="dxa"/>
              </w:tcPr>
            </w:tcPrChange>
          </w:tcPr>
          <w:p w14:paraId="074DE2FE" w14:textId="71AC17F2"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67" w:author="Diego Andrés Villavicencio Cando" w:date="2020-06-07T12:26:00Z">
              <w:tcPr>
                <w:tcW w:w="2689" w:type="dxa"/>
              </w:tcPr>
            </w:tcPrChange>
          </w:tcPr>
          <w:p w14:paraId="5209DC1A" w14:textId="721F8171" w:rsidR="00DA43BA"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68" w:author="Diego Andrés Villavicencio Cando" w:date="2020-06-07T12:26:00Z">
              <w:tcPr>
                <w:tcW w:w="2414" w:type="dxa"/>
              </w:tcPr>
            </w:tcPrChange>
          </w:tcPr>
          <w:p w14:paraId="5F4DA344" w14:textId="5CE075E4" w:rsidR="00DA43BA" w:rsidRPr="00BE1DB2" w:rsidRDefault="00DA43BA" w:rsidP="00E73F36">
            <w:pPr>
              <w:spacing w:line="360" w:lineRule="auto"/>
              <w:ind w:left="142"/>
              <w:rPr>
                <w:rFonts w:ascii="Arial" w:hAnsi="Arial" w:cs="Arial"/>
                <w:color w:val="000000" w:themeColor="text1"/>
              </w:rPr>
            </w:pPr>
          </w:p>
        </w:tc>
      </w:tr>
      <w:tr w:rsidR="00DA43BA" w:rsidRPr="00BE1DB2" w14:paraId="4CD4C1D9" w14:textId="77777777" w:rsidTr="00F65A20">
        <w:tc>
          <w:tcPr>
            <w:tcW w:w="972" w:type="dxa"/>
            <w:tcPrChange w:id="1769" w:author="Diego Andrés Villavicencio Cando" w:date="2020-06-07T12:26:00Z">
              <w:tcPr>
                <w:tcW w:w="988" w:type="dxa"/>
              </w:tcPr>
            </w:tcPrChange>
          </w:tcPr>
          <w:p w14:paraId="224DABE4" w14:textId="3502E6E0"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 xml:space="preserve">Día </w:t>
            </w:r>
            <w:r w:rsidR="006B43BE" w:rsidRPr="00BE1DB2">
              <w:rPr>
                <w:rFonts w:ascii="Arial" w:hAnsi="Arial" w:cs="Arial"/>
                <w:color w:val="000000" w:themeColor="text1"/>
              </w:rPr>
              <w:t>33</w:t>
            </w:r>
          </w:p>
        </w:tc>
        <w:tc>
          <w:tcPr>
            <w:tcW w:w="2613" w:type="dxa"/>
            <w:tcPrChange w:id="1770" w:author="Diego Andrés Villavicencio Cando" w:date="2020-06-07T12:26:00Z">
              <w:tcPr>
                <w:tcW w:w="2693" w:type="dxa"/>
              </w:tcPr>
            </w:tcPrChange>
          </w:tcPr>
          <w:p w14:paraId="18C81655" w14:textId="3DB5C6DC"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71" w:author="Diego Andrés Villavicencio Cando" w:date="2020-06-07T12:26:00Z">
              <w:tcPr>
                <w:tcW w:w="2689" w:type="dxa"/>
              </w:tcPr>
            </w:tcPrChange>
          </w:tcPr>
          <w:p w14:paraId="4F0D7FD0" w14:textId="253B9849" w:rsidR="00DA43BA"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las letras del juego el ahorcado</w:t>
            </w:r>
          </w:p>
        </w:tc>
        <w:tc>
          <w:tcPr>
            <w:tcW w:w="1740" w:type="dxa"/>
            <w:tcPrChange w:id="1772" w:author="Diego Andrés Villavicencio Cando" w:date="2020-06-07T12:26:00Z">
              <w:tcPr>
                <w:tcW w:w="2414" w:type="dxa"/>
              </w:tcPr>
            </w:tcPrChange>
          </w:tcPr>
          <w:p w14:paraId="53ED2C99" w14:textId="77777777" w:rsidR="00DA43BA" w:rsidRPr="00BE1DB2" w:rsidRDefault="00DA43BA" w:rsidP="00E73F36">
            <w:pPr>
              <w:spacing w:line="360" w:lineRule="auto"/>
              <w:ind w:left="142"/>
              <w:rPr>
                <w:rFonts w:ascii="Arial" w:hAnsi="Arial" w:cs="Arial"/>
                <w:color w:val="000000" w:themeColor="text1"/>
              </w:rPr>
            </w:pPr>
          </w:p>
        </w:tc>
      </w:tr>
      <w:tr w:rsidR="00291C68" w:rsidRPr="00BE1DB2" w14:paraId="0CDCB31B" w14:textId="77777777" w:rsidTr="00F65A20">
        <w:tc>
          <w:tcPr>
            <w:tcW w:w="972" w:type="dxa"/>
            <w:tcPrChange w:id="1773" w:author="Diego Andrés Villavicencio Cando" w:date="2020-06-07T12:26:00Z">
              <w:tcPr>
                <w:tcW w:w="988" w:type="dxa"/>
              </w:tcPr>
            </w:tcPrChange>
          </w:tcPr>
          <w:p w14:paraId="191D7AA0" w14:textId="3482498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34</w:t>
            </w:r>
          </w:p>
        </w:tc>
        <w:tc>
          <w:tcPr>
            <w:tcW w:w="2613" w:type="dxa"/>
            <w:tcPrChange w:id="1774" w:author="Diego Andrés Villavicencio Cando" w:date="2020-06-07T12:26:00Z">
              <w:tcPr>
                <w:tcW w:w="2693" w:type="dxa"/>
              </w:tcPr>
            </w:tcPrChange>
          </w:tcPr>
          <w:p w14:paraId="1AF608F8" w14:textId="019AB4A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75" w:author="Diego Andrés Villavicencio Cando" w:date="2020-06-07T12:26:00Z">
              <w:tcPr>
                <w:tcW w:w="2689" w:type="dxa"/>
              </w:tcPr>
            </w:tcPrChange>
          </w:tcPr>
          <w:p w14:paraId="6BC2D873" w14:textId="7774C01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sincronización de las letras en los intentos fallidos</w:t>
            </w:r>
          </w:p>
        </w:tc>
        <w:tc>
          <w:tcPr>
            <w:tcW w:w="1740" w:type="dxa"/>
            <w:tcPrChange w:id="1776" w:author="Diego Andrés Villavicencio Cando" w:date="2020-06-07T12:26:00Z">
              <w:tcPr>
                <w:tcW w:w="2414" w:type="dxa"/>
              </w:tcPr>
            </w:tcPrChange>
          </w:tcPr>
          <w:p w14:paraId="2CF6A31F"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6B1D2ED1" w14:textId="77777777" w:rsidTr="00F65A20">
        <w:tc>
          <w:tcPr>
            <w:tcW w:w="972" w:type="dxa"/>
            <w:tcPrChange w:id="1777" w:author="Diego Andrés Villavicencio Cando" w:date="2020-06-07T12:26:00Z">
              <w:tcPr>
                <w:tcW w:w="988" w:type="dxa"/>
              </w:tcPr>
            </w:tcPrChange>
          </w:tcPr>
          <w:p w14:paraId="09CFDA4B" w14:textId="59417C3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35</w:t>
            </w:r>
          </w:p>
        </w:tc>
        <w:tc>
          <w:tcPr>
            <w:tcW w:w="2613" w:type="dxa"/>
            <w:tcPrChange w:id="1778" w:author="Diego Andrés Villavicencio Cando" w:date="2020-06-07T12:26:00Z">
              <w:tcPr>
                <w:tcW w:w="2693" w:type="dxa"/>
              </w:tcPr>
            </w:tcPrChange>
          </w:tcPr>
          <w:p w14:paraId="05F62DAA" w14:textId="271200A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79" w:author="Diego Andrés Villavicencio Cando" w:date="2020-06-07T12:26:00Z">
              <w:tcPr>
                <w:tcW w:w="2689" w:type="dxa"/>
              </w:tcPr>
            </w:tcPrChange>
          </w:tcPr>
          <w:p w14:paraId="504291FF" w14:textId="21F7548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sincronización de las letras en los intentos acertados</w:t>
            </w:r>
          </w:p>
        </w:tc>
        <w:tc>
          <w:tcPr>
            <w:tcW w:w="1740" w:type="dxa"/>
            <w:tcPrChange w:id="1780" w:author="Diego Andrés Villavicencio Cando" w:date="2020-06-07T12:26:00Z">
              <w:tcPr>
                <w:tcW w:w="2414" w:type="dxa"/>
              </w:tcPr>
            </w:tcPrChange>
          </w:tcPr>
          <w:p w14:paraId="24E7C92B"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3CBB1CEC" w14:textId="77777777" w:rsidTr="00F65A20">
        <w:tc>
          <w:tcPr>
            <w:tcW w:w="972" w:type="dxa"/>
            <w:tcPrChange w:id="1781" w:author="Diego Andrés Villavicencio Cando" w:date="2020-06-07T12:26:00Z">
              <w:tcPr>
                <w:tcW w:w="988" w:type="dxa"/>
              </w:tcPr>
            </w:tcPrChange>
          </w:tcPr>
          <w:p w14:paraId="5999EA9B" w14:textId="3AC5406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36</w:t>
            </w:r>
          </w:p>
        </w:tc>
        <w:tc>
          <w:tcPr>
            <w:tcW w:w="2613" w:type="dxa"/>
            <w:tcPrChange w:id="1782" w:author="Diego Andrés Villavicencio Cando" w:date="2020-06-07T12:26:00Z">
              <w:tcPr>
                <w:tcW w:w="2693" w:type="dxa"/>
              </w:tcPr>
            </w:tcPrChange>
          </w:tcPr>
          <w:p w14:paraId="00CA1EB2" w14:textId="78AFDC2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83" w:author="Diego Andrés Villavicencio Cando" w:date="2020-06-07T12:26:00Z">
              <w:tcPr>
                <w:tcW w:w="2689" w:type="dxa"/>
              </w:tcPr>
            </w:tcPrChange>
          </w:tcPr>
          <w:p w14:paraId="650832BB" w14:textId="60EA03D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imagen para que se sincronice cuando hay error</w:t>
            </w:r>
          </w:p>
        </w:tc>
        <w:tc>
          <w:tcPr>
            <w:tcW w:w="1740" w:type="dxa"/>
            <w:tcPrChange w:id="1784" w:author="Diego Andrés Villavicencio Cando" w:date="2020-06-07T12:26:00Z">
              <w:tcPr>
                <w:tcW w:w="2414" w:type="dxa"/>
              </w:tcPr>
            </w:tcPrChange>
          </w:tcPr>
          <w:p w14:paraId="068F2640"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9CB7DDA" w14:textId="77777777" w:rsidTr="00F65A20">
        <w:tc>
          <w:tcPr>
            <w:tcW w:w="972" w:type="dxa"/>
            <w:tcPrChange w:id="1785" w:author="Diego Andrés Villavicencio Cando" w:date="2020-06-07T12:26:00Z">
              <w:tcPr>
                <w:tcW w:w="988" w:type="dxa"/>
              </w:tcPr>
            </w:tcPrChange>
          </w:tcPr>
          <w:p w14:paraId="715161FF" w14:textId="488123A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37</w:t>
            </w:r>
          </w:p>
        </w:tc>
        <w:tc>
          <w:tcPr>
            <w:tcW w:w="2613" w:type="dxa"/>
            <w:tcPrChange w:id="1786" w:author="Diego Andrés Villavicencio Cando" w:date="2020-06-07T12:26:00Z">
              <w:tcPr>
                <w:tcW w:w="2693" w:type="dxa"/>
              </w:tcPr>
            </w:tcPrChange>
          </w:tcPr>
          <w:p w14:paraId="5A2972CA" w14:textId="0D9DFFE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87" w:author="Diego Andrés Villavicencio Cando" w:date="2020-06-07T12:26:00Z">
              <w:tcPr>
                <w:tcW w:w="2689" w:type="dxa"/>
              </w:tcPr>
            </w:tcPrChange>
          </w:tcPr>
          <w:p w14:paraId="032592AB" w14:textId="54957AD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ahorcado</w:t>
            </w:r>
          </w:p>
        </w:tc>
        <w:tc>
          <w:tcPr>
            <w:tcW w:w="1740" w:type="dxa"/>
            <w:tcPrChange w:id="1788" w:author="Diego Andrés Villavicencio Cando" w:date="2020-06-07T12:26:00Z">
              <w:tcPr>
                <w:tcW w:w="2414" w:type="dxa"/>
              </w:tcPr>
            </w:tcPrChange>
          </w:tcPr>
          <w:p w14:paraId="53785115"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37668D3" w14:textId="77777777" w:rsidTr="00F65A20">
        <w:tc>
          <w:tcPr>
            <w:tcW w:w="972" w:type="dxa"/>
            <w:tcPrChange w:id="1789" w:author="Diego Andrés Villavicencio Cando" w:date="2020-06-07T12:26:00Z">
              <w:tcPr>
                <w:tcW w:w="988" w:type="dxa"/>
              </w:tcPr>
            </w:tcPrChange>
          </w:tcPr>
          <w:p w14:paraId="1EA80244" w14:textId="674A89C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38</w:t>
            </w:r>
          </w:p>
        </w:tc>
        <w:tc>
          <w:tcPr>
            <w:tcW w:w="2613" w:type="dxa"/>
            <w:tcPrChange w:id="1790" w:author="Diego Andrés Villavicencio Cando" w:date="2020-06-07T12:26:00Z">
              <w:tcPr>
                <w:tcW w:w="2693" w:type="dxa"/>
              </w:tcPr>
            </w:tcPrChange>
          </w:tcPr>
          <w:p w14:paraId="2E6BBE06" w14:textId="1C17F08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91" w:author="Diego Andrés Villavicencio Cando" w:date="2020-06-07T12:26:00Z">
              <w:tcPr>
                <w:tcW w:w="2689" w:type="dxa"/>
              </w:tcPr>
            </w:tcPrChange>
          </w:tcPr>
          <w:p w14:paraId="7665C56B" w14:textId="5D73678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92" w:author="Diego Andrés Villavicencio Cando" w:date="2020-06-07T12:26:00Z">
              <w:tcPr>
                <w:tcW w:w="2414" w:type="dxa"/>
              </w:tcPr>
            </w:tcPrChange>
          </w:tcPr>
          <w:p w14:paraId="39538086"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1ED516F" w14:textId="77777777" w:rsidTr="00F65A20">
        <w:tc>
          <w:tcPr>
            <w:tcW w:w="972" w:type="dxa"/>
            <w:tcPrChange w:id="1793" w:author="Diego Andrés Villavicencio Cando" w:date="2020-06-07T12:26:00Z">
              <w:tcPr>
                <w:tcW w:w="988" w:type="dxa"/>
              </w:tcPr>
            </w:tcPrChange>
          </w:tcPr>
          <w:p w14:paraId="00A03FD2" w14:textId="5A5EA2E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39</w:t>
            </w:r>
          </w:p>
        </w:tc>
        <w:tc>
          <w:tcPr>
            <w:tcW w:w="2613" w:type="dxa"/>
            <w:tcPrChange w:id="1794" w:author="Diego Andrés Villavicencio Cando" w:date="2020-06-07T12:26:00Z">
              <w:tcPr>
                <w:tcW w:w="2693" w:type="dxa"/>
              </w:tcPr>
            </w:tcPrChange>
          </w:tcPr>
          <w:p w14:paraId="1EBD149D" w14:textId="229AD1E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95" w:author="Diego Andrés Villavicencio Cando" w:date="2020-06-07T12:26:00Z">
              <w:tcPr>
                <w:tcW w:w="2689" w:type="dxa"/>
              </w:tcPr>
            </w:tcPrChange>
          </w:tcPr>
          <w:p w14:paraId="56CC7CCA" w14:textId="2873EFFA"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740" w:type="dxa"/>
            <w:tcPrChange w:id="1796" w:author="Diego Andrés Villavicencio Cando" w:date="2020-06-07T12:26:00Z">
              <w:tcPr>
                <w:tcW w:w="2414" w:type="dxa"/>
              </w:tcPr>
            </w:tcPrChange>
          </w:tcPr>
          <w:p w14:paraId="7DDC27BC"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0EB54CF" w14:textId="77777777" w:rsidTr="00F65A20">
        <w:tc>
          <w:tcPr>
            <w:tcW w:w="972" w:type="dxa"/>
            <w:tcPrChange w:id="1797" w:author="Diego Andrés Villavicencio Cando" w:date="2020-06-07T12:26:00Z">
              <w:tcPr>
                <w:tcW w:w="988" w:type="dxa"/>
              </w:tcPr>
            </w:tcPrChange>
          </w:tcPr>
          <w:p w14:paraId="0859C5CD" w14:textId="133D77D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40</w:t>
            </w:r>
          </w:p>
        </w:tc>
        <w:tc>
          <w:tcPr>
            <w:tcW w:w="2613" w:type="dxa"/>
            <w:tcPrChange w:id="1798" w:author="Diego Andrés Villavicencio Cando" w:date="2020-06-07T12:26:00Z">
              <w:tcPr>
                <w:tcW w:w="2693" w:type="dxa"/>
              </w:tcPr>
            </w:tcPrChange>
          </w:tcPr>
          <w:p w14:paraId="7705FEF9" w14:textId="1B9C6C0C"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799" w:author="Diego Andrés Villavicencio Cando" w:date="2020-06-07T12:26:00Z">
              <w:tcPr>
                <w:tcW w:w="2689" w:type="dxa"/>
              </w:tcPr>
            </w:tcPrChange>
          </w:tcPr>
          <w:p w14:paraId="3C137B74" w14:textId="5AE9DC21"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740" w:type="dxa"/>
            <w:tcPrChange w:id="1800" w:author="Diego Andrés Villavicencio Cando" w:date="2020-06-07T12:26:00Z">
              <w:tcPr>
                <w:tcW w:w="2414" w:type="dxa"/>
              </w:tcPr>
            </w:tcPrChange>
          </w:tcPr>
          <w:p w14:paraId="5273D626"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7EF3FD1" w14:textId="77777777" w:rsidTr="00F65A20">
        <w:tc>
          <w:tcPr>
            <w:tcW w:w="972" w:type="dxa"/>
            <w:tcPrChange w:id="1801" w:author="Diego Andrés Villavicencio Cando" w:date="2020-06-07T12:26:00Z">
              <w:tcPr>
                <w:tcW w:w="988" w:type="dxa"/>
              </w:tcPr>
            </w:tcPrChange>
          </w:tcPr>
          <w:p w14:paraId="1F215D59" w14:textId="561E34D6"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41</w:t>
            </w:r>
          </w:p>
        </w:tc>
        <w:tc>
          <w:tcPr>
            <w:tcW w:w="2613" w:type="dxa"/>
            <w:tcPrChange w:id="1802" w:author="Diego Andrés Villavicencio Cando" w:date="2020-06-07T12:26:00Z">
              <w:tcPr>
                <w:tcW w:w="2693" w:type="dxa"/>
              </w:tcPr>
            </w:tcPrChange>
          </w:tcPr>
          <w:p w14:paraId="5E06D222" w14:textId="45AEC51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803" w:author="Diego Andrés Villavicencio Cando" w:date="2020-06-07T12:26:00Z">
              <w:tcPr>
                <w:tcW w:w="2689" w:type="dxa"/>
              </w:tcPr>
            </w:tcPrChange>
          </w:tcPr>
          <w:p w14:paraId="46B84209" w14:textId="2D0AECF3"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mensajes menor o mayor al ingresar un número</w:t>
            </w:r>
          </w:p>
        </w:tc>
        <w:tc>
          <w:tcPr>
            <w:tcW w:w="1740" w:type="dxa"/>
            <w:tcPrChange w:id="1804" w:author="Diego Andrés Villavicencio Cando" w:date="2020-06-07T12:26:00Z">
              <w:tcPr>
                <w:tcW w:w="2414" w:type="dxa"/>
              </w:tcPr>
            </w:tcPrChange>
          </w:tcPr>
          <w:p w14:paraId="25CA2B63"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1E6EC6D" w14:textId="77777777" w:rsidTr="00F65A20">
        <w:tc>
          <w:tcPr>
            <w:tcW w:w="972" w:type="dxa"/>
            <w:tcPrChange w:id="1805" w:author="Diego Andrés Villavicencio Cando" w:date="2020-06-07T12:26:00Z">
              <w:tcPr>
                <w:tcW w:w="988" w:type="dxa"/>
              </w:tcPr>
            </w:tcPrChange>
          </w:tcPr>
          <w:p w14:paraId="10702060" w14:textId="5935450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42</w:t>
            </w:r>
          </w:p>
        </w:tc>
        <w:tc>
          <w:tcPr>
            <w:tcW w:w="2613" w:type="dxa"/>
            <w:tcPrChange w:id="1806" w:author="Diego Andrés Villavicencio Cando" w:date="2020-06-07T12:26:00Z">
              <w:tcPr>
                <w:tcW w:w="2693" w:type="dxa"/>
              </w:tcPr>
            </w:tcPrChange>
          </w:tcPr>
          <w:p w14:paraId="3896C87C" w14:textId="76C888B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807" w:author="Diego Andrés Villavicencio Cando" w:date="2020-06-07T12:26:00Z">
              <w:tcPr>
                <w:tcW w:w="2689" w:type="dxa"/>
              </w:tcPr>
            </w:tcPrChange>
          </w:tcPr>
          <w:p w14:paraId="0B960D13" w14:textId="011C1CE7"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Configuración de las alertas del juego</w:t>
            </w:r>
          </w:p>
        </w:tc>
        <w:tc>
          <w:tcPr>
            <w:tcW w:w="1740" w:type="dxa"/>
            <w:tcPrChange w:id="1808" w:author="Diego Andrés Villavicencio Cando" w:date="2020-06-07T12:26:00Z">
              <w:tcPr>
                <w:tcW w:w="2414" w:type="dxa"/>
              </w:tcPr>
            </w:tcPrChange>
          </w:tcPr>
          <w:p w14:paraId="16804515"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1CA9E41" w14:textId="77777777" w:rsidTr="00F65A20">
        <w:tc>
          <w:tcPr>
            <w:tcW w:w="972" w:type="dxa"/>
            <w:tcPrChange w:id="1809" w:author="Diego Andrés Villavicencio Cando" w:date="2020-06-07T12:26:00Z">
              <w:tcPr>
                <w:tcW w:w="988" w:type="dxa"/>
              </w:tcPr>
            </w:tcPrChange>
          </w:tcPr>
          <w:p w14:paraId="2308FB79" w14:textId="4B3EC21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43</w:t>
            </w:r>
          </w:p>
        </w:tc>
        <w:tc>
          <w:tcPr>
            <w:tcW w:w="2613" w:type="dxa"/>
            <w:tcPrChange w:id="1810" w:author="Diego Andrés Villavicencio Cando" w:date="2020-06-07T12:26:00Z">
              <w:tcPr>
                <w:tcW w:w="2693" w:type="dxa"/>
              </w:tcPr>
            </w:tcPrChange>
          </w:tcPr>
          <w:p w14:paraId="2AA41DAF" w14:textId="1E03FEFF"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811" w:author="Diego Andrés Villavicencio Cando" w:date="2020-06-07T12:26:00Z">
              <w:tcPr>
                <w:tcW w:w="2689" w:type="dxa"/>
              </w:tcPr>
            </w:tcPrChange>
          </w:tcPr>
          <w:p w14:paraId="75139C69" w14:textId="42A0839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812" w:author="Diego Andrés Villavicencio Cando" w:date="2020-06-07T12:26:00Z">
              <w:tcPr>
                <w:tcW w:w="2414" w:type="dxa"/>
              </w:tcPr>
            </w:tcPrChange>
          </w:tcPr>
          <w:p w14:paraId="0C64602F"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00E3A5A" w14:textId="77777777" w:rsidTr="00F65A20">
        <w:tc>
          <w:tcPr>
            <w:tcW w:w="972" w:type="dxa"/>
            <w:tcPrChange w:id="1813" w:author="Diego Andrés Villavicencio Cando" w:date="2020-06-07T12:26:00Z">
              <w:tcPr>
                <w:tcW w:w="988" w:type="dxa"/>
              </w:tcPr>
            </w:tcPrChange>
          </w:tcPr>
          <w:p w14:paraId="5525D969" w14:textId="520161E0" w:rsidR="00291C68" w:rsidRPr="00BE1DB2" w:rsidRDefault="00291C68" w:rsidP="00E73F36">
            <w:pPr>
              <w:spacing w:line="360" w:lineRule="auto"/>
              <w:ind w:left="142"/>
              <w:rPr>
                <w:rFonts w:ascii="Arial" w:hAnsi="Arial" w:cs="Arial"/>
                <w:b/>
                <w:bCs/>
                <w:color w:val="000000" w:themeColor="text1"/>
              </w:rPr>
            </w:pPr>
            <w:r w:rsidRPr="00BE1DB2">
              <w:rPr>
                <w:rFonts w:ascii="Arial" w:hAnsi="Arial" w:cs="Arial"/>
                <w:color w:val="000000" w:themeColor="text1"/>
              </w:rPr>
              <w:t>Día 44</w:t>
            </w:r>
          </w:p>
        </w:tc>
        <w:tc>
          <w:tcPr>
            <w:tcW w:w="2613" w:type="dxa"/>
            <w:tcPrChange w:id="1814" w:author="Diego Andrés Villavicencio Cando" w:date="2020-06-07T12:26:00Z">
              <w:tcPr>
                <w:tcW w:w="2693" w:type="dxa"/>
              </w:tcPr>
            </w:tcPrChange>
          </w:tcPr>
          <w:p w14:paraId="28127B06" w14:textId="1A5A313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15" w:author="Diego Andrés Villavicencio Cando" w:date="2020-06-07T12:26:00Z">
              <w:tcPr>
                <w:tcW w:w="2689" w:type="dxa"/>
              </w:tcPr>
            </w:tcPrChange>
          </w:tcPr>
          <w:p w14:paraId="6806528B" w14:textId="111FB84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816" w:author="Diego Andrés Villavicencio Cando" w:date="2020-06-07T12:26:00Z">
              <w:tcPr>
                <w:tcW w:w="2414" w:type="dxa"/>
              </w:tcPr>
            </w:tcPrChange>
          </w:tcPr>
          <w:p w14:paraId="559995A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29046D24" w14:textId="77777777" w:rsidTr="00F65A20">
        <w:tc>
          <w:tcPr>
            <w:tcW w:w="972" w:type="dxa"/>
            <w:tcPrChange w:id="1817" w:author="Diego Andrés Villavicencio Cando" w:date="2020-06-07T12:26:00Z">
              <w:tcPr>
                <w:tcW w:w="988" w:type="dxa"/>
              </w:tcPr>
            </w:tcPrChange>
          </w:tcPr>
          <w:p w14:paraId="3CE141A6" w14:textId="7C4C7FF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45</w:t>
            </w:r>
          </w:p>
        </w:tc>
        <w:tc>
          <w:tcPr>
            <w:tcW w:w="2613" w:type="dxa"/>
            <w:tcPrChange w:id="1818" w:author="Diego Andrés Villavicencio Cando" w:date="2020-06-07T12:26:00Z">
              <w:tcPr>
                <w:tcW w:w="2693" w:type="dxa"/>
              </w:tcPr>
            </w:tcPrChange>
          </w:tcPr>
          <w:p w14:paraId="28A04491" w14:textId="08ECF10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19" w:author="Diego Andrés Villavicencio Cando" w:date="2020-06-07T12:26:00Z">
              <w:tcPr>
                <w:tcW w:w="2689" w:type="dxa"/>
              </w:tcPr>
            </w:tcPrChange>
          </w:tcPr>
          <w:p w14:paraId="277325D3" w14:textId="3D7980B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mensaje del color </w:t>
            </w:r>
            <w:r w:rsidR="00CE0028">
              <w:rPr>
                <w:rFonts w:ascii="Arial" w:hAnsi="Arial" w:cs="Arial"/>
                <w:color w:val="000000" w:themeColor="text1"/>
              </w:rPr>
              <w:t>aleatorio</w:t>
            </w:r>
          </w:p>
        </w:tc>
        <w:tc>
          <w:tcPr>
            <w:tcW w:w="1740" w:type="dxa"/>
            <w:tcPrChange w:id="1820" w:author="Diego Andrés Villavicencio Cando" w:date="2020-06-07T12:26:00Z">
              <w:tcPr>
                <w:tcW w:w="2414" w:type="dxa"/>
              </w:tcPr>
            </w:tcPrChange>
          </w:tcPr>
          <w:p w14:paraId="077EDD8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E6EFCB5" w14:textId="77777777" w:rsidTr="00F65A20">
        <w:tc>
          <w:tcPr>
            <w:tcW w:w="972" w:type="dxa"/>
            <w:tcPrChange w:id="1821" w:author="Diego Andrés Villavicencio Cando" w:date="2020-06-07T12:26:00Z">
              <w:tcPr>
                <w:tcW w:w="988" w:type="dxa"/>
              </w:tcPr>
            </w:tcPrChange>
          </w:tcPr>
          <w:p w14:paraId="29DBB84D" w14:textId="0EA59F48"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46</w:t>
            </w:r>
          </w:p>
        </w:tc>
        <w:tc>
          <w:tcPr>
            <w:tcW w:w="2613" w:type="dxa"/>
            <w:tcPrChange w:id="1822" w:author="Diego Andrés Villavicencio Cando" w:date="2020-06-07T12:26:00Z">
              <w:tcPr>
                <w:tcW w:w="2693" w:type="dxa"/>
              </w:tcPr>
            </w:tcPrChange>
          </w:tcPr>
          <w:p w14:paraId="6D3A1A9E" w14:textId="04E68736"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23" w:author="Diego Andrés Villavicencio Cando" w:date="2020-06-07T12:26:00Z">
              <w:tcPr>
                <w:tcW w:w="2689" w:type="dxa"/>
              </w:tcPr>
            </w:tcPrChange>
          </w:tcPr>
          <w:p w14:paraId="691C0586" w14:textId="6CAEB1AB"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validación de vidas y puntos</w:t>
            </w:r>
          </w:p>
        </w:tc>
        <w:tc>
          <w:tcPr>
            <w:tcW w:w="1740" w:type="dxa"/>
            <w:tcPrChange w:id="1824" w:author="Diego Andrés Villavicencio Cando" w:date="2020-06-07T12:26:00Z">
              <w:tcPr>
                <w:tcW w:w="2414" w:type="dxa"/>
              </w:tcPr>
            </w:tcPrChange>
          </w:tcPr>
          <w:p w14:paraId="730CD5B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991ADA8" w14:textId="77777777" w:rsidTr="00F65A20">
        <w:tc>
          <w:tcPr>
            <w:tcW w:w="972" w:type="dxa"/>
            <w:tcPrChange w:id="1825" w:author="Diego Andrés Villavicencio Cando" w:date="2020-06-07T12:26:00Z">
              <w:tcPr>
                <w:tcW w:w="988" w:type="dxa"/>
              </w:tcPr>
            </w:tcPrChange>
          </w:tcPr>
          <w:p w14:paraId="22F970B6" w14:textId="6A8C6514"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47</w:t>
            </w:r>
          </w:p>
        </w:tc>
        <w:tc>
          <w:tcPr>
            <w:tcW w:w="2613" w:type="dxa"/>
            <w:tcPrChange w:id="1826" w:author="Diego Andrés Villavicencio Cando" w:date="2020-06-07T12:26:00Z">
              <w:tcPr>
                <w:tcW w:w="2693" w:type="dxa"/>
              </w:tcPr>
            </w:tcPrChange>
          </w:tcPr>
          <w:p w14:paraId="5665BC19" w14:textId="1ADDDFE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27" w:author="Diego Andrés Villavicencio Cando" w:date="2020-06-07T12:26:00Z">
              <w:tcPr>
                <w:tcW w:w="2689" w:type="dxa"/>
              </w:tcPr>
            </w:tcPrChange>
          </w:tcPr>
          <w:p w14:paraId="17EDFDF3" w14:textId="5BE9368E"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Configuración de las alertas del juego</w:t>
            </w:r>
          </w:p>
        </w:tc>
        <w:tc>
          <w:tcPr>
            <w:tcW w:w="1740" w:type="dxa"/>
            <w:tcPrChange w:id="1828" w:author="Diego Andrés Villavicencio Cando" w:date="2020-06-07T12:26:00Z">
              <w:tcPr>
                <w:tcW w:w="2414" w:type="dxa"/>
              </w:tcPr>
            </w:tcPrChange>
          </w:tcPr>
          <w:p w14:paraId="20341837"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E0D8F4B" w14:textId="77777777" w:rsidTr="00F65A20">
        <w:tc>
          <w:tcPr>
            <w:tcW w:w="972" w:type="dxa"/>
            <w:tcPrChange w:id="1829" w:author="Diego Andrés Villavicencio Cando" w:date="2020-06-07T12:26:00Z">
              <w:tcPr>
                <w:tcW w:w="988" w:type="dxa"/>
              </w:tcPr>
            </w:tcPrChange>
          </w:tcPr>
          <w:p w14:paraId="60F2330A" w14:textId="4A3920B8"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 48</w:t>
            </w:r>
          </w:p>
        </w:tc>
        <w:tc>
          <w:tcPr>
            <w:tcW w:w="2613" w:type="dxa"/>
            <w:tcPrChange w:id="1830" w:author="Diego Andrés Villavicencio Cando" w:date="2020-06-07T12:26:00Z">
              <w:tcPr>
                <w:tcW w:w="2693" w:type="dxa"/>
              </w:tcPr>
            </w:tcPrChange>
          </w:tcPr>
          <w:p w14:paraId="469CE3EB" w14:textId="4CE3B773"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31" w:author="Diego Andrés Villavicencio Cando" w:date="2020-06-07T12:26:00Z">
              <w:tcPr>
                <w:tcW w:w="2689" w:type="dxa"/>
              </w:tcPr>
            </w:tcPrChange>
          </w:tcPr>
          <w:p w14:paraId="0BE08DAF" w14:textId="22DD40E4"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832" w:author="Diego Andrés Villavicencio Cando" w:date="2020-06-07T12:26:00Z">
              <w:tcPr>
                <w:tcW w:w="2414" w:type="dxa"/>
              </w:tcPr>
            </w:tcPrChange>
          </w:tcPr>
          <w:p w14:paraId="40A827D9"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D419552" w14:textId="77777777" w:rsidTr="00F65A20">
        <w:tc>
          <w:tcPr>
            <w:tcW w:w="972" w:type="dxa"/>
            <w:tcPrChange w:id="1833" w:author="Diego Andrés Villavicencio Cando" w:date="2020-06-07T12:26:00Z">
              <w:tcPr>
                <w:tcW w:w="988" w:type="dxa"/>
              </w:tcPr>
            </w:tcPrChange>
          </w:tcPr>
          <w:p w14:paraId="45DC5339" w14:textId="4E3591C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49</w:t>
            </w:r>
          </w:p>
        </w:tc>
        <w:tc>
          <w:tcPr>
            <w:tcW w:w="2613" w:type="dxa"/>
            <w:tcPrChange w:id="1834" w:author="Diego Andrés Villavicencio Cando" w:date="2020-06-07T12:26:00Z">
              <w:tcPr>
                <w:tcW w:w="2693" w:type="dxa"/>
              </w:tcPr>
            </w:tcPrChange>
          </w:tcPr>
          <w:p w14:paraId="307185A1" w14:textId="57018D6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35" w:author="Diego Andrés Villavicencio Cando" w:date="2020-06-07T12:26:00Z">
              <w:tcPr>
                <w:tcW w:w="2689" w:type="dxa"/>
              </w:tcPr>
            </w:tcPrChange>
          </w:tcPr>
          <w:p w14:paraId="0E2035C0" w14:textId="719A34A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836" w:author="Diego Andrés Villavicencio Cando" w:date="2020-06-07T12:26:00Z">
              <w:tcPr>
                <w:tcW w:w="2414" w:type="dxa"/>
              </w:tcPr>
            </w:tcPrChange>
          </w:tcPr>
          <w:p w14:paraId="04BACC70"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A2C371E" w14:textId="77777777" w:rsidTr="00F65A20">
        <w:tc>
          <w:tcPr>
            <w:tcW w:w="972" w:type="dxa"/>
            <w:tcPrChange w:id="1837" w:author="Diego Andrés Villavicencio Cando" w:date="2020-06-07T12:26:00Z">
              <w:tcPr>
                <w:tcW w:w="988" w:type="dxa"/>
              </w:tcPr>
            </w:tcPrChange>
          </w:tcPr>
          <w:p w14:paraId="2632BD72" w14:textId="3B74594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50</w:t>
            </w:r>
          </w:p>
        </w:tc>
        <w:tc>
          <w:tcPr>
            <w:tcW w:w="2613" w:type="dxa"/>
            <w:tcPrChange w:id="1838" w:author="Diego Andrés Villavicencio Cando" w:date="2020-06-07T12:26:00Z">
              <w:tcPr>
                <w:tcW w:w="2693" w:type="dxa"/>
              </w:tcPr>
            </w:tcPrChange>
          </w:tcPr>
          <w:p w14:paraId="039A7E7B" w14:textId="43E1F5A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39" w:author="Diego Andrés Villavicencio Cando" w:date="2020-06-07T12:26:00Z">
              <w:tcPr>
                <w:tcW w:w="2689" w:type="dxa"/>
              </w:tcPr>
            </w:tcPrChange>
          </w:tcPr>
          <w:p w14:paraId="58F2F3C6" w14:textId="445D029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Configurar cartas y sus parejas</w:t>
            </w:r>
          </w:p>
        </w:tc>
        <w:tc>
          <w:tcPr>
            <w:tcW w:w="1740" w:type="dxa"/>
            <w:tcPrChange w:id="1840" w:author="Diego Andrés Villavicencio Cando" w:date="2020-06-07T12:26:00Z">
              <w:tcPr>
                <w:tcW w:w="2414" w:type="dxa"/>
              </w:tcPr>
            </w:tcPrChange>
          </w:tcPr>
          <w:p w14:paraId="7B7ECA84"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785E1B5B" w14:textId="77777777" w:rsidTr="00F65A20">
        <w:tc>
          <w:tcPr>
            <w:tcW w:w="972" w:type="dxa"/>
            <w:tcPrChange w:id="1841" w:author="Diego Andrés Villavicencio Cando" w:date="2020-06-07T12:26:00Z">
              <w:tcPr>
                <w:tcW w:w="988" w:type="dxa"/>
              </w:tcPr>
            </w:tcPrChange>
          </w:tcPr>
          <w:p w14:paraId="338272B9" w14:textId="19ED421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51</w:t>
            </w:r>
          </w:p>
        </w:tc>
        <w:tc>
          <w:tcPr>
            <w:tcW w:w="2613" w:type="dxa"/>
            <w:tcPrChange w:id="1842" w:author="Diego Andrés Villavicencio Cando" w:date="2020-06-07T12:26:00Z">
              <w:tcPr>
                <w:tcW w:w="2693" w:type="dxa"/>
              </w:tcPr>
            </w:tcPrChange>
          </w:tcPr>
          <w:p w14:paraId="2E77EAC4" w14:textId="4E99061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43" w:author="Diego Andrés Villavicencio Cando" w:date="2020-06-07T12:26:00Z">
              <w:tcPr>
                <w:tcW w:w="2689" w:type="dxa"/>
              </w:tcPr>
            </w:tcPrChange>
          </w:tcPr>
          <w:p w14:paraId="49762696" w14:textId="2CFC35CE"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Configurar cartas y sus parejas</w:t>
            </w:r>
          </w:p>
        </w:tc>
        <w:tc>
          <w:tcPr>
            <w:tcW w:w="1740" w:type="dxa"/>
            <w:tcPrChange w:id="1844" w:author="Diego Andrés Villavicencio Cando" w:date="2020-06-07T12:26:00Z">
              <w:tcPr>
                <w:tcW w:w="2414" w:type="dxa"/>
              </w:tcPr>
            </w:tcPrChange>
          </w:tcPr>
          <w:p w14:paraId="54B329F9"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32B03240" w14:textId="77777777" w:rsidTr="00F65A20">
        <w:tc>
          <w:tcPr>
            <w:tcW w:w="972" w:type="dxa"/>
            <w:tcPrChange w:id="1845" w:author="Diego Andrés Villavicencio Cando" w:date="2020-06-07T12:26:00Z">
              <w:tcPr>
                <w:tcW w:w="988" w:type="dxa"/>
              </w:tcPr>
            </w:tcPrChange>
          </w:tcPr>
          <w:p w14:paraId="1CF05282" w14:textId="036D464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52</w:t>
            </w:r>
          </w:p>
        </w:tc>
        <w:tc>
          <w:tcPr>
            <w:tcW w:w="2613" w:type="dxa"/>
            <w:tcPrChange w:id="1846" w:author="Diego Andrés Villavicencio Cando" w:date="2020-06-07T12:26:00Z">
              <w:tcPr>
                <w:tcW w:w="2693" w:type="dxa"/>
              </w:tcPr>
            </w:tcPrChange>
          </w:tcPr>
          <w:p w14:paraId="4A99F6E7" w14:textId="5F8C849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47" w:author="Diego Andrés Villavicencio Cando" w:date="2020-06-07T12:26:00Z">
              <w:tcPr>
                <w:tcW w:w="2689" w:type="dxa"/>
              </w:tcPr>
            </w:tcPrChange>
          </w:tcPr>
          <w:p w14:paraId="0FA1E62B" w14:textId="08757264"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validación de intentos</w:t>
            </w:r>
          </w:p>
        </w:tc>
        <w:tc>
          <w:tcPr>
            <w:tcW w:w="1740" w:type="dxa"/>
            <w:tcPrChange w:id="1848" w:author="Diego Andrés Villavicencio Cando" w:date="2020-06-07T12:26:00Z">
              <w:tcPr>
                <w:tcW w:w="2414" w:type="dxa"/>
              </w:tcPr>
            </w:tcPrChange>
          </w:tcPr>
          <w:p w14:paraId="5107C8D3"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CE09705" w14:textId="77777777" w:rsidTr="00F65A20">
        <w:tc>
          <w:tcPr>
            <w:tcW w:w="972" w:type="dxa"/>
            <w:tcPrChange w:id="1849" w:author="Diego Andrés Villavicencio Cando" w:date="2020-06-07T12:26:00Z">
              <w:tcPr>
                <w:tcW w:w="988" w:type="dxa"/>
              </w:tcPr>
            </w:tcPrChange>
          </w:tcPr>
          <w:p w14:paraId="56350E10" w14:textId="32758F5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53</w:t>
            </w:r>
          </w:p>
        </w:tc>
        <w:tc>
          <w:tcPr>
            <w:tcW w:w="2613" w:type="dxa"/>
            <w:tcPrChange w:id="1850" w:author="Diego Andrés Villavicencio Cando" w:date="2020-06-07T12:26:00Z">
              <w:tcPr>
                <w:tcW w:w="2693" w:type="dxa"/>
              </w:tcPr>
            </w:tcPrChange>
          </w:tcPr>
          <w:p w14:paraId="4C696A08" w14:textId="2CC67615"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51" w:author="Diego Andrés Villavicencio Cando" w:date="2020-06-07T12:26:00Z">
              <w:tcPr>
                <w:tcW w:w="2689" w:type="dxa"/>
              </w:tcPr>
            </w:tcPrChange>
          </w:tcPr>
          <w:p w14:paraId="0315962B" w14:textId="48C7B5B7"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la pareja</w:t>
            </w:r>
          </w:p>
        </w:tc>
        <w:tc>
          <w:tcPr>
            <w:tcW w:w="1740" w:type="dxa"/>
            <w:tcPrChange w:id="1852" w:author="Diego Andrés Villavicencio Cando" w:date="2020-06-07T12:26:00Z">
              <w:tcPr>
                <w:tcW w:w="2414" w:type="dxa"/>
              </w:tcPr>
            </w:tcPrChange>
          </w:tcPr>
          <w:p w14:paraId="6E2E9A41" w14:textId="77777777" w:rsidR="00291C68" w:rsidRPr="00BE1DB2" w:rsidRDefault="00291C68" w:rsidP="00E73F36">
            <w:pPr>
              <w:spacing w:line="360" w:lineRule="auto"/>
              <w:ind w:left="142"/>
              <w:rPr>
                <w:rFonts w:ascii="Arial" w:hAnsi="Arial" w:cs="Arial"/>
                <w:color w:val="000000" w:themeColor="text1"/>
              </w:rPr>
            </w:pPr>
          </w:p>
        </w:tc>
      </w:tr>
    </w:tbl>
    <w:p w14:paraId="3B4BEF6C" w14:textId="77777777" w:rsidR="00F65A20" w:rsidRDefault="00F65A20" w:rsidP="00E73F36">
      <w:pPr>
        <w:ind w:left="142"/>
        <w:rPr>
          <w:rFonts w:ascii="Arial" w:hAnsi="Arial" w:cs="Arial"/>
          <w:b/>
          <w:bCs/>
        </w:rPr>
      </w:pPr>
    </w:p>
    <w:p w14:paraId="71EE5CF5" w14:textId="34E4743C" w:rsidR="00DA43BA" w:rsidRPr="00F65A20" w:rsidRDefault="00DA43BA" w:rsidP="00E73F36">
      <w:pPr>
        <w:ind w:left="142"/>
        <w:rPr>
          <w:rFonts w:ascii="Arial" w:hAnsi="Arial" w:cs="Arial"/>
          <w:b/>
          <w:bCs/>
          <w:sz w:val="20"/>
          <w:szCs w:val="20"/>
        </w:rPr>
      </w:pPr>
      <w:r w:rsidRPr="00F65A20">
        <w:rPr>
          <w:rFonts w:ascii="Arial" w:hAnsi="Arial" w:cs="Arial"/>
          <w:b/>
          <w:bCs/>
        </w:rPr>
        <w:t xml:space="preserve">Retroalimentación </w:t>
      </w:r>
    </w:p>
    <w:p w14:paraId="60710648" w14:textId="686AE435" w:rsidR="00DA43BA" w:rsidRPr="00BE1DB2" w:rsidRDefault="00DA43BA"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w:t>
      </w:r>
      <w:r w:rsidR="004E7415" w:rsidRPr="00BE1DB2">
        <w:rPr>
          <w:rFonts w:ascii="Arial" w:hAnsi="Arial" w:cs="Arial"/>
          <w:color w:val="000000" w:themeColor="text1"/>
        </w:rPr>
        <w:t xml:space="preserve">varias </w:t>
      </w:r>
      <w:r w:rsidR="00B21DE6" w:rsidRPr="00BE1DB2">
        <w:rPr>
          <w:rFonts w:ascii="Arial" w:hAnsi="Arial" w:cs="Arial"/>
          <w:color w:val="000000" w:themeColor="text1"/>
        </w:rPr>
        <w:t>práctica</w:t>
      </w:r>
      <w:r w:rsidR="004E7415" w:rsidRPr="00BE1DB2">
        <w:rPr>
          <w:rFonts w:ascii="Arial" w:hAnsi="Arial" w:cs="Arial"/>
          <w:color w:val="000000" w:themeColor="text1"/>
        </w:rPr>
        <w:t xml:space="preserve">s </w:t>
      </w:r>
      <w:r w:rsidRPr="00BE1DB2">
        <w:rPr>
          <w:rFonts w:ascii="Arial" w:hAnsi="Arial" w:cs="Arial"/>
          <w:color w:val="000000" w:themeColor="text1"/>
        </w:rPr>
        <w:t xml:space="preserve">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de acuerdo con las necesidades del cliente, </w:t>
      </w:r>
      <w:r w:rsidR="005C068D">
        <w:rPr>
          <w:rFonts w:ascii="Arial" w:hAnsi="Arial" w:cs="Arial"/>
          <w:color w:val="000000" w:themeColor="text1"/>
        </w:rPr>
        <w:t xml:space="preserve">se creó diversos </w:t>
      </w:r>
      <w:r w:rsidRPr="00BE1DB2">
        <w:rPr>
          <w:rFonts w:ascii="Arial" w:hAnsi="Arial" w:cs="Arial"/>
          <w:color w:val="000000" w:themeColor="text1"/>
        </w:rPr>
        <w:t>juegos</w:t>
      </w:r>
      <w:r w:rsidR="005C068D">
        <w:rPr>
          <w:rFonts w:ascii="Arial" w:hAnsi="Arial" w:cs="Arial"/>
          <w:color w:val="000000" w:themeColor="text1"/>
        </w:rPr>
        <w:t xml:space="preserve"> con un porcentaje diferente de dificultad</w:t>
      </w:r>
      <w:r w:rsidRPr="00BE1DB2">
        <w:rPr>
          <w:rFonts w:ascii="Arial" w:hAnsi="Arial" w:cs="Arial"/>
          <w:color w:val="000000" w:themeColor="text1"/>
        </w:rPr>
        <w:t xml:space="preserve"> para que los niños practiquen lo aprendido</w:t>
      </w:r>
      <w:r w:rsidR="005C068D">
        <w:rPr>
          <w:rFonts w:ascii="Arial" w:hAnsi="Arial" w:cs="Arial"/>
          <w:color w:val="000000" w:themeColor="text1"/>
        </w:rPr>
        <w:t>, ver figura 6</w:t>
      </w:r>
      <w:r w:rsidR="008759EF">
        <w:rPr>
          <w:rFonts w:ascii="Arial" w:hAnsi="Arial" w:cs="Arial"/>
          <w:color w:val="000000" w:themeColor="text1"/>
        </w:rPr>
        <w:t>2</w:t>
      </w:r>
      <w:r w:rsidR="005C068D">
        <w:rPr>
          <w:rFonts w:ascii="Arial" w:hAnsi="Arial" w:cs="Arial"/>
          <w:color w:val="000000" w:themeColor="text1"/>
        </w:rPr>
        <w:t>, figura 6</w:t>
      </w:r>
      <w:r w:rsidR="008759EF">
        <w:rPr>
          <w:rFonts w:ascii="Arial" w:hAnsi="Arial" w:cs="Arial"/>
          <w:color w:val="000000" w:themeColor="text1"/>
        </w:rPr>
        <w:t>3</w:t>
      </w:r>
      <w:r w:rsidR="005C068D">
        <w:rPr>
          <w:rFonts w:ascii="Arial" w:hAnsi="Arial" w:cs="Arial"/>
          <w:color w:val="000000" w:themeColor="text1"/>
        </w:rPr>
        <w:t>, figura 6</w:t>
      </w:r>
      <w:r w:rsidR="008759EF">
        <w:rPr>
          <w:rFonts w:ascii="Arial" w:hAnsi="Arial" w:cs="Arial"/>
          <w:color w:val="000000" w:themeColor="text1"/>
        </w:rPr>
        <w:t>4</w:t>
      </w:r>
      <w:r w:rsidR="005C068D">
        <w:rPr>
          <w:rFonts w:ascii="Arial" w:hAnsi="Arial" w:cs="Arial"/>
          <w:color w:val="000000" w:themeColor="text1"/>
        </w:rPr>
        <w:t>, figura 6</w:t>
      </w:r>
      <w:r w:rsidR="008759EF">
        <w:rPr>
          <w:rFonts w:ascii="Arial" w:hAnsi="Arial" w:cs="Arial"/>
          <w:color w:val="000000" w:themeColor="text1"/>
        </w:rPr>
        <w:t>5</w:t>
      </w:r>
      <w:r w:rsidR="005C068D">
        <w:rPr>
          <w:rFonts w:ascii="Arial" w:hAnsi="Arial" w:cs="Arial"/>
          <w:color w:val="000000" w:themeColor="text1"/>
        </w:rPr>
        <w:t xml:space="preserve"> </w:t>
      </w:r>
      <w:r w:rsidR="008759EF">
        <w:rPr>
          <w:rFonts w:ascii="Arial" w:hAnsi="Arial" w:cs="Arial"/>
          <w:b/>
          <w:bCs/>
          <w:color w:val="000000" w:themeColor="text1"/>
        </w:rPr>
        <w:t>A</w:t>
      </w:r>
      <w:r w:rsidR="005C068D">
        <w:rPr>
          <w:rFonts w:ascii="Arial" w:hAnsi="Arial" w:cs="Arial"/>
          <w:b/>
          <w:bCs/>
          <w:color w:val="000000" w:themeColor="text1"/>
        </w:rPr>
        <w:t>nexo H.</w:t>
      </w:r>
    </w:p>
    <w:p w14:paraId="6B0AEBEB" w14:textId="3FF1798E" w:rsidR="00DA43BA" w:rsidRPr="00BE1DB2" w:rsidRDefault="00DA43BA"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4E7415" w:rsidRPr="00BE1DB2">
        <w:rPr>
          <w:rFonts w:ascii="Arial" w:hAnsi="Arial" w:cs="Arial"/>
          <w:color w:val="000000" w:themeColor="text1"/>
        </w:rPr>
        <w:t>23</w:t>
      </w:r>
      <w:r w:rsidRPr="00BE1DB2">
        <w:rPr>
          <w:rFonts w:ascii="Arial" w:hAnsi="Arial" w:cs="Arial"/>
          <w:color w:val="000000" w:themeColor="text1"/>
        </w:rPr>
        <w:t xml:space="preserve"> días teniendo un total de </w:t>
      </w:r>
      <w:r w:rsidR="004E7415" w:rsidRPr="00BE1DB2">
        <w:rPr>
          <w:rFonts w:ascii="Arial" w:hAnsi="Arial" w:cs="Arial"/>
          <w:color w:val="000000" w:themeColor="text1"/>
        </w:rPr>
        <w:t>68</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w:t>
      </w:r>
      <w:r w:rsidR="00CE0028">
        <w:rPr>
          <w:rFonts w:ascii="Arial" w:hAnsi="Arial" w:cs="Arial"/>
          <w:color w:val="000000" w:themeColor="text1"/>
        </w:rPr>
        <w:t xml:space="preserve"> </w:t>
      </w:r>
      <w:r w:rsidRPr="00BE1DB2">
        <w:rPr>
          <w:rFonts w:ascii="Arial" w:hAnsi="Arial" w:cs="Arial"/>
          <w:color w:val="000000" w:themeColor="text1"/>
        </w:rPr>
        <w:t>l</w:t>
      </w:r>
      <w:r w:rsidR="00CE0028">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w:t>
      </w:r>
    </w:p>
    <w:p w14:paraId="567D889F" w14:textId="40C45511" w:rsidR="00D3490B" w:rsidRPr="00033C19" w:rsidRDefault="00AB33E7" w:rsidP="00E73F36">
      <w:pPr>
        <w:pStyle w:val="Ttulo2"/>
        <w:numPr>
          <w:ilvl w:val="1"/>
          <w:numId w:val="2"/>
        </w:numPr>
        <w:tabs>
          <w:tab w:val="left" w:pos="426"/>
        </w:tabs>
        <w:spacing w:line="360" w:lineRule="auto"/>
        <w:ind w:left="142" w:firstLine="0"/>
        <w:jc w:val="both"/>
        <w:rPr>
          <w:rFonts w:ascii="Arial" w:hAnsi="Arial" w:cs="Arial"/>
          <w:b/>
          <w:color w:val="000000" w:themeColor="text1"/>
          <w:sz w:val="28"/>
          <w:szCs w:val="28"/>
        </w:rPr>
      </w:pPr>
      <w:bookmarkStart w:id="1853" w:name="_Toc39780202"/>
      <w:bookmarkStart w:id="1854" w:name="_Toc39780588"/>
      <w:bookmarkStart w:id="1855" w:name="_Toc34668655"/>
      <w:bookmarkStart w:id="1856" w:name="_Toc45264840"/>
      <w:bookmarkEnd w:id="1853"/>
      <w:bookmarkEnd w:id="1854"/>
      <w:r w:rsidRPr="00033C19">
        <w:rPr>
          <w:rFonts w:ascii="Arial" w:hAnsi="Arial" w:cs="Arial"/>
          <w:b/>
          <w:color w:val="000000" w:themeColor="text1"/>
          <w:sz w:val="28"/>
          <w:szCs w:val="28"/>
        </w:rPr>
        <w:t>Pruebas de la aplicación móvil</w:t>
      </w:r>
      <w:bookmarkEnd w:id="1855"/>
      <w:bookmarkEnd w:id="1856"/>
    </w:p>
    <w:p w14:paraId="695FD36F" w14:textId="4A5E53A9" w:rsidR="00565A31" w:rsidRPr="00BE1DB2" w:rsidRDefault="00AB33E7" w:rsidP="00E73F36">
      <w:pPr>
        <w:pStyle w:val="Sinespaciado"/>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esta etapa se realizó diversas pruebas con el fin de validar la aplicación móvil, </w:t>
      </w:r>
      <w:r w:rsidR="00143061" w:rsidRPr="00BE1DB2">
        <w:rPr>
          <w:rFonts w:ascii="Arial" w:hAnsi="Arial" w:cs="Arial"/>
          <w:color w:val="000000" w:themeColor="text1"/>
        </w:rPr>
        <w:t>las cuales son las siguientes:</w:t>
      </w:r>
    </w:p>
    <w:p w14:paraId="4754D428" w14:textId="16F57A0A" w:rsidR="00143061" w:rsidRPr="00F65A20" w:rsidRDefault="00143061" w:rsidP="00E73F36">
      <w:pPr>
        <w:pStyle w:val="Ttulo3"/>
        <w:numPr>
          <w:ilvl w:val="2"/>
          <w:numId w:val="2"/>
        </w:numPr>
        <w:spacing w:line="360" w:lineRule="auto"/>
        <w:ind w:left="142" w:firstLine="0"/>
        <w:rPr>
          <w:rFonts w:ascii="Arial" w:hAnsi="Arial" w:cs="Arial"/>
          <w:b/>
          <w:bCs/>
          <w:color w:val="000000" w:themeColor="text1"/>
        </w:rPr>
      </w:pPr>
      <w:bookmarkStart w:id="1857" w:name="_Toc45264841"/>
      <w:r w:rsidRPr="00F65A20">
        <w:rPr>
          <w:rFonts w:ascii="Arial" w:hAnsi="Arial" w:cs="Arial"/>
          <w:b/>
          <w:bCs/>
          <w:color w:val="000000" w:themeColor="text1"/>
        </w:rPr>
        <w:t>Pruebas de Software</w:t>
      </w:r>
      <w:bookmarkEnd w:id="1857"/>
    </w:p>
    <w:p w14:paraId="1C5BD195" w14:textId="255FF1B2" w:rsidR="00143061" w:rsidRDefault="00143061"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Para realizar las pruebas de software se instaló </w:t>
      </w:r>
      <w:r w:rsidR="00CE0028">
        <w:rPr>
          <w:rFonts w:ascii="Arial" w:hAnsi="Arial" w:cs="Arial"/>
          <w:color w:val="000000" w:themeColor="text1"/>
        </w:rPr>
        <w:t>la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en diferentes dispositivos móviles para poder validar si era compatibles con su tipo de software. A continuación, se describe los modelos y versión del sistema operativo que tiene instalado el celular tanto en Android.</w:t>
      </w:r>
    </w:p>
    <w:p w14:paraId="17C1FE27" w14:textId="77777777" w:rsidR="00CE0028" w:rsidRDefault="00CE0028" w:rsidP="00E73F36">
      <w:pPr>
        <w:keepNext/>
        <w:spacing w:line="360" w:lineRule="auto"/>
        <w:ind w:left="142"/>
        <w:jc w:val="center"/>
      </w:pPr>
      <w:r>
        <w:rPr>
          <w:noProof/>
        </w:rPr>
        <w:lastRenderedPageBreak/>
        <w:drawing>
          <wp:inline distT="0" distB="0" distL="0" distR="0" wp14:anchorId="50CE8389" wp14:editId="4B553317">
            <wp:extent cx="1489483" cy="2647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0578" cy="2685452"/>
                    </a:xfrm>
                    <a:prstGeom prst="rect">
                      <a:avLst/>
                    </a:prstGeom>
                    <a:noFill/>
                    <a:ln>
                      <a:noFill/>
                    </a:ln>
                  </pic:spPr>
                </pic:pic>
              </a:graphicData>
            </a:graphic>
          </wp:inline>
        </w:drawing>
      </w:r>
    </w:p>
    <w:p w14:paraId="7B2F73EA" w14:textId="02A01B69" w:rsidR="006D33B1" w:rsidRDefault="00CE0028" w:rsidP="00F65A20">
      <w:pPr>
        <w:pStyle w:val="Descripcin"/>
        <w:ind w:left="142"/>
        <w:jc w:val="center"/>
        <w:rPr>
          <w:rFonts w:ascii="Arial" w:hAnsi="Arial" w:cs="Arial"/>
          <w:i w:val="0"/>
          <w:iCs w:val="0"/>
          <w:color w:val="000000" w:themeColor="text1"/>
          <w:sz w:val="20"/>
          <w:szCs w:val="20"/>
        </w:rPr>
      </w:pPr>
      <w:bookmarkStart w:id="1858" w:name="_Toc45264855"/>
      <w:r w:rsidRPr="00CE0028">
        <w:rPr>
          <w:rFonts w:ascii="Arial" w:hAnsi="Arial" w:cs="Arial"/>
          <w:b/>
          <w:bCs/>
          <w:i w:val="0"/>
          <w:iCs w:val="0"/>
          <w:color w:val="000000" w:themeColor="text1"/>
          <w:sz w:val="20"/>
          <w:szCs w:val="20"/>
        </w:rPr>
        <w:t xml:space="preserve">Fig. </w:t>
      </w:r>
      <w:r w:rsidRPr="00CE0028">
        <w:rPr>
          <w:rFonts w:ascii="Arial" w:hAnsi="Arial" w:cs="Arial"/>
          <w:b/>
          <w:bCs/>
          <w:i w:val="0"/>
          <w:iCs w:val="0"/>
          <w:color w:val="000000" w:themeColor="text1"/>
          <w:sz w:val="20"/>
          <w:szCs w:val="20"/>
        </w:rPr>
        <w:fldChar w:fldCharType="begin"/>
      </w:r>
      <w:r w:rsidRPr="00CE0028">
        <w:rPr>
          <w:rFonts w:ascii="Arial" w:hAnsi="Arial" w:cs="Arial"/>
          <w:b/>
          <w:bCs/>
          <w:i w:val="0"/>
          <w:iCs w:val="0"/>
          <w:color w:val="000000" w:themeColor="text1"/>
          <w:sz w:val="20"/>
          <w:szCs w:val="20"/>
        </w:rPr>
        <w:instrText xml:space="preserve"> SEQ Fig. \* ARABIC </w:instrText>
      </w:r>
      <w:r w:rsidRPr="00CE0028">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7</w:t>
      </w:r>
      <w:r w:rsidRPr="00CE0028">
        <w:rPr>
          <w:rFonts w:ascii="Arial" w:hAnsi="Arial" w:cs="Arial"/>
          <w:b/>
          <w:bCs/>
          <w:i w:val="0"/>
          <w:iCs w:val="0"/>
          <w:color w:val="000000" w:themeColor="text1"/>
          <w:sz w:val="20"/>
          <w:szCs w:val="20"/>
        </w:rPr>
        <w:fldChar w:fldCharType="end"/>
      </w:r>
      <w:r w:rsidRPr="00CE0028">
        <w:rPr>
          <w:rFonts w:ascii="Arial" w:hAnsi="Arial" w:cs="Arial"/>
          <w:b/>
          <w:bCs/>
          <w:i w:val="0"/>
          <w:iCs w:val="0"/>
          <w:color w:val="000000" w:themeColor="text1"/>
          <w:sz w:val="20"/>
          <w:szCs w:val="20"/>
        </w:rPr>
        <w:t xml:space="preserve">: </w:t>
      </w:r>
      <w:r w:rsidRPr="00CE0028">
        <w:rPr>
          <w:rFonts w:ascii="Arial" w:hAnsi="Arial" w:cs="Arial"/>
          <w:i w:val="0"/>
          <w:iCs w:val="0"/>
          <w:color w:val="000000" w:themeColor="text1"/>
          <w:sz w:val="20"/>
          <w:szCs w:val="20"/>
        </w:rPr>
        <w:t>Instalación de aplicación móvil</w:t>
      </w:r>
      <w:bookmarkEnd w:id="1858"/>
    </w:p>
    <w:p w14:paraId="1962F237" w14:textId="7A70904D" w:rsidR="00F65A20" w:rsidRPr="00F65A20" w:rsidRDefault="00F65A20" w:rsidP="00F65A20">
      <w:pPr>
        <w:pStyle w:val="Descripcin"/>
        <w:keepNext/>
        <w:jc w:val="center"/>
        <w:rPr>
          <w:rFonts w:ascii="Arial" w:hAnsi="Arial" w:cs="Arial"/>
          <w:i w:val="0"/>
          <w:iCs w:val="0"/>
          <w:color w:val="000000" w:themeColor="text1"/>
          <w:sz w:val="20"/>
          <w:szCs w:val="20"/>
        </w:rPr>
      </w:pPr>
      <w:bookmarkStart w:id="1859" w:name="_Toc45264885"/>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sidRPr="00F65A20">
        <w:rPr>
          <w:rFonts w:ascii="Arial" w:hAnsi="Arial" w:cs="Arial"/>
          <w:b/>
          <w:bCs/>
          <w:i w:val="0"/>
          <w:iCs w:val="0"/>
          <w:noProof/>
          <w:color w:val="000000" w:themeColor="text1"/>
          <w:sz w:val="20"/>
          <w:szCs w:val="20"/>
        </w:rPr>
        <w:t>XVII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Pruebas de software dispositivos Android</w:t>
      </w:r>
      <w:bookmarkEnd w:id="1859"/>
    </w:p>
    <w:tbl>
      <w:tblPr>
        <w:tblStyle w:val="Tablaconcuadrcula"/>
        <w:tblW w:w="0" w:type="auto"/>
        <w:tblLook w:val="04A0" w:firstRow="1" w:lastRow="0" w:firstColumn="1" w:lastColumn="0" w:noHBand="0" w:noVBand="1"/>
      </w:tblPr>
      <w:tblGrid>
        <w:gridCol w:w="704"/>
        <w:gridCol w:w="3119"/>
        <w:gridCol w:w="4671"/>
      </w:tblGrid>
      <w:tr w:rsidR="00F97772" w:rsidRPr="00BE1DB2" w14:paraId="25E44C1F" w14:textId="77777777" w:rsidTr="00143061">
        <w:tc>
          <w:tcPr>
            <w:tcW w:w="704" w:type="dxa"/>
          </w:tcPr>
          <w:p w14:paraId="09840CCF" w14:textId="15164831" w:rsidR="00143061" w:rsidRPr="00BE1DB2" w:rsidRDefault="006818B2"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N.º</w:t>
            </w:r>
          </w:p>
        </w:tc>
        <w:tc>
          <w:tcPr>
            <w:tcW w:w="3119" w:type="dxa"/>
          </w:tcPr>
          <w:p w14:paraId="29EC2636"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Dispositivo Móvil</w:t>
            </w:r>
          </w:p>
        </w:tc>
        <w:tc>
          <w:tcPr>
            <w:tcW w:w="4671" w:type="dxa"/>
          </w:tcPr>
          <w:p w14:paraId="6382A441"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Versión S.O. en Android</w:t>
            </w:r>
          </w:p>
        </w:tc>
      </w:tr>
      <w:tr w:rsidR="00F97772" w:rsidRPr="00BE1DB2" w14:paraId="2F864149" w14:textId="77777777" w:rsidTr="00143061">
        <w:tc>
          <w:tcPr>
            <w:tcW w:w="704" w:type="dxa"/>
          </w:tcPr>
          <w:p w14:paraId="42491A6D"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1</w:t>
            </w:r>
          </w:p>
        </w:tc>
        <w:tc>
          <w:tcPr>
            <w:tcW w:w="3119" w:type="dxa"/>
          </w:tcPr>
          <w:p w14:paraId="0987A749"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Sony Xperia M5</w:t>
            </w:r>
          </w:p>
        </w:tc>
        <w:tc>
          <w:tcPr>
            <w:tcW w:w="4671" w:type="dxa"/>
          </w:tcPr>
          <w:p w14:paraId="34294D46"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5.0.0</w:t>
            </w:r>
          </w:p>
        </w:tc>
      </w:tr>
      <w:tr w:rsidR="00F97772" w:rsidRPr="00BE1DB2" w14:paraId="6CBF583A" w14:textId="77777777" w:rsidTr="00143061">
        <w:tc>
          <w:tcPr>
            <w:tcW w:w="704" w:type="dxa"/>
          </w:tcPr>
          <w:p w14:paraId="4C83529A"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2</w:t>
            </w:r>
          </w:p>
        </w:tc>
        <w:tc>
          <w:tcPr>
            <w:tcW w:w="3119" w:type="dxa"/>
          </w:tcPr>
          <w:p w14:paraId="6504C9EA"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Samsung J5</w:t>
            </w:r>
          </w:p>
        </w:tc>
        <w:tc>
          <w:tcPr>
            <w:tcW w:w="4671" w:type="dxa"/>
          </w:tcPr>
          <w:p w14:paraId="03C30C66"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8.0.0</w:t>
            </w:r>
          </w:p>
        </w:tc>
      </w:tr>
      <w:tr w:rsidR="00F97772" w:rsidRPr="00BE1DB2" w14:paraId="3C33C42F" w14:textId="77777777" w:rsidTr="00143061">
        <w:tc>
          <w:tcPr>
            <w:tcW w:w="704" w:type="dxa"/>
          </w:tcPr>
          <w:p w14:paraId="03A8AB99"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3</w:t>
            </w:r>
          </w:p>
        </w:tc>
        <w:tc>
          <w:tcPr>
            <w:tcW w:w="3119" w:type="dxa"/>
          </w:tcPr>
          <w:p w14:paraId="78CBD03D"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Xiaomi Mi9</w:t>
            </w:r>
          </w:p>
        </w:tc>
        <w:tc>
          <w:tcPr>
            <w:tcW w:w="4671" w:type="dxa"/>
          </w:tcPr>
          <w:p w14:paraId="3E00B530"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9.0.0</w:t>
            </w:r>
          </w:p>
        </w:tc>
      </w:tr>
      <w:tr w:rsidR="00F97772" w:rsidRPr="00BE1DB2" w14:paraId="2653C9D0" w14:textId="77777777" w:rsidTr="00143061">
        <w:tc>
          <w:tcPr>
            <w:tcW w:w="704" w:type="dxa"/>
          </w:tcPr>
          <w:p w14:paraId="28FA1F6F"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4</w:t>
            </w:r>
          </w:p>
        </w:tc>
        <w:tc>
          <w:tcPr>
            <w:tcW w:w="3119" w:type="dxa"/>
          </w:tcPr>
          <w:p w14:paraId="1E94AF6E" w14:textId="27B0198C" w:rsidR="00143061" w:rsidRPr="00BE1DB2" w:rsidRDefault="006818B2"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Huawei</w:t>
            </w:r>
            <w:r w:rsidR="00143061" w:rsidRPr="00BE1DB2">
              <w:rPr>
                <w:rFonts w:ascii="Arial" w:hAnsi="Arial" w:cs="Arial"/>
                <w:color w:val="000000" w:themeColor="text1"/>
              </w:rPr>
              <w:t xml:space="preserve"> P10</w:t>
            </w:r>
          </w:p>
        </w:tc>
        <w:tc>
          <w:tcPr>
            <w:tcW w:w="4671" w:type="dxa"/>
          </w:tcPr>
          <w:p w14:paraId="491ADB16"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7.0.0</w:t>
            </w:r>
          </w:p>
        </w:tc>
      </w:tr>
    </w:tbl>
    <w:p w14:paraId="79224430" w14:textId="00B9F6AA" w:rsidR="00143061" w:rsidRPr="00F65A20" w:rsidRDefault="004B104E" w:rsidP="00F65A20">
      <w:pPr>
        <w:pStyle w:val="Ttulo3"/>
        <w:numPr>
          <w:ilvl w:val="2"/>
          <w:numId w:val="2"/>
        </w:numPr>
        <w:spacing w:line="360" w:lineRule="auto"/>
        <w:ind w:left="142" w:firstLine="0"/>
        <w:rPr>
          <w:rFonts w:ascii="Arial" w:hAnsi="Arial" w:cs="Arial"/>
          <w:b/>
          <w:bCs/>
          <w:color w:val="000000" w:themeColor="text1"/>
        </w:rPr>
      </w:pPr>
      <w:bookmarkStart w:id="1860" w:name="_Toc45264842"/>
      <w:r w:rsidRPr="00F65A20">
        <w:rPr>
          <w:rFonts w:ascii="Arial" w:hAnsi="Arial" w:cs="Arial"/>
          <w:b/>
          <w:bCs/>
          <w:color w:val="000000" w:themeColor="text1"/>
        </w:rPr>
        <w:t>Pruebas de Aceptación</w:t>
      </w:r>
      <w:bookmarkEnd w:id="1860"/>
    </w:p>
    <w:p w14:paraId="329ECB6B" w14:textId="5F61309C" w:rsidR="00120CD2" w:rsidRDefault="004B104E" w:rsidP="00F65A20">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esta etapa se realizó diferentes pruebas con los requerimientos que se</w:t>
      </w:r>
      <w:r w:rsidR="001C67E0" w:rsidRPr="00BE1DB2">
        <w:rPr>
          <w:rFonts w:ascii="Arial" w:hAnsi="Arial" w:cs="Arial"/>
          <w:color w:val="000000" w:themeColor="text1"/>
        </w:rPr>
        <w:t xml:space="preserve"> solicitó por parte del cliente</w:t>
      </w:r>
      <w:r w:rsidR="00CE0028">
        <w:rPr>
          <w:rFonts w:ascii="Arial" w:hAnsi="Arial" w:cs="Arial"/>
          <w:color w:val="000000" w:themeColor="text1"/>
        </w:rPr>
        <w:t xml:space="preserve">, </w:t>
      </w:r>
      <w:r w:rsidR="00233596" w:rsidRPr="00BE1DB2">
        <w:rPr>
          <w:rFonts w:ascii="Arial" w:hAnsi="Arial" w:cs="Arial"/>
          <w:color w:val="000000" w:themeColor="text1"/>
        </w:rPr>
        <w:t>ver</w:t>
      </w:r>
      <w:r w:rsidR="00132916">
        <w:rPr>
          <w:rFonts w:ascii="Arial" w:hAnsi="Arial" w:cs="Arial"/>
          <w:color w:val="000000" w:themeColor="text1"/>
        </w:rPr>
        <w:t xml:space="preserve"> tabla 41 en</w:t>
      </w:r>
      <w:r w:rsidR="00233596" w:rsidRPr="00BE1DB2">
        <w:rPr>
          <w:rFonts w:ascii="Arial" w:hAnsi="Arial" w:cs="Arial"/>
          <w:color w:val="000000" w:themeColor="text1"/>
        </w:rPr>
        <w:t xml:space="preserve"> </w:t>
      </w:r>
      <w:r w:rsidR="00233596" w:rsidRPr="00BE1DB2">
        <w:rPr>
          <w:rFonts w:ascii="Arial" w:hAnsi="Arial" w:cs="Arial"/>
          <w:b/>
          <w:bCs/>
          <w:color w:val="000000" w:themeColor="text1"/>
        </w:rPr>
        <w:t>Anexo I</w:t>
      </w:r>
      <w:r w:rsidR="00CE0028">
        <w:rPr>
          <w:rFonts w:ascii="Arial" w:hAnsi="Arial" w:cs="Arial"/>
          <w:color w:val="000000" w:themeColor="text1"/>
        </w:rPr>
        <w:t>.</w:t>
      </w:r>
    </w:p>
    <w:p w14:paraId="29E834E9" w14:textId="7C93C430" w:rsidR="00E87893" w:rsidRPr="00F65A20" w:rsidRDefault="00FD0741" w:rsidP="00165D69">
      <w:pPr>
        <w:rPr>
          <w:rFonts w:ascii="Arial" w:hAnsi="Arial" w:cs="Arial"/>
          <w:b/>
          <w:color w:val="000000" w:themeColor="text1"/>
        </w:rPr>
      </w:pPr>
      <w:r w:rsidRPr="00F65A20">
        <w:rPr>
          <w:rFonts w:ascii="Arial" w:hAnsi="Arial" w:cs="Arial"/>
          <w:b/>
          <w:color w:val="000000" w:themeColor="text1"/>
        </w:rPr>
        <w:t>Prueba de aceptación PA-01</w:t>
      </w:r>
    </w:p>
    <w:p w14:paraId="7279C5EC" w14:textId="0AAE485E" w:rsidR="0009706B" w:rsidRPr="0009706B" w:rsidRDefault="0009706B" w:rsidP="00E73F36">
      <w:pPr>
        <w:spacing w:line="360" w:lineRule="auto"/>
        <w:ind w:left="142"/>
        <w:jc w:val="both"/>
        <w:rPr>
          <w:rFonts w:ascii="Arial" w:hAnsi="Arial" w:cs="Arial"/>
          <w:b/>
          <w:color w:val="000000" w:themeColor="text1"/>
        </w:rPr>
      </w:pPr>
      <w:r>
        <w:rPr>
          <w:rFonts w:ascii="Arial" w:hAnsi="Arial" w:cs="Arial"/>
          <w:bCs/>
          <w:color w:val="000000" w:themeColor="text1"/>
        </w:rPr>
        <w:t>Ingreso al aplicativo,</w:t>
      </w:r>
      <w:r w:rsidRPr="0009706B">
        <w:rPr>
          <w:rFonts w:ascii="Arial" w:hAnsi="Arial" w:cs="Arial"/>
          <w:bCs/>
          <w:color w:val="000000" w:themeColor="text1"/>
        </w:rPr>
        <w:t xml:space="preserve"> ver tabla 4</w:t>
      </w:r>
      <w:r>
        <w:rPr>
          <w:rFonts w:ascii="Arial" w:hAnsi="Arial" w:cs="Arial"/>
          <w:bCs/>
          <w:color w:val="000000" w:themeColor="text1"/>
        </w:rPr>
        <w:t>2</w:t>
      </w:r>
      <w:r w:rsidRPr="0009706B">
        <w:rPr>
          <w:rFonts w:ascii="Arial" w:hAnsi="Arial" w:cs="Arial"/>
          <w:bCs/>
          <w:color w:val="000000" w:themeColor="text1"/>
        </w:rPr>
        <w:t xml:space="preserve"> en</w:t>
      </w:r>
      <w:r w:rsidRPr="0009706B">
        <w:rPr>
          <w:rFonts w:ascii="Arial" w:hAnsi="Arial" w:cs="Arial"/>
          <w:b/>
          <w:color w:val="000000" w:themeColor="text1"/>
        </w:rPr>
        <w:t xml:space="preserve"> </w:t>
      </w:r>
      <w:r w:rsidR="000375B9">
        <w:rPr>
          <w:rFonts w:ascii="Arial" w:hAnsi="Arial" w:cs="Arial"/>
          <w:b/>
          <w:color w:val="000000" w:themeColor="text1"/>
        </w:rPr>
        <w:t>A</w:t>
      </w:r>
      <w:r w:rsidRPr="0009706B">
        <w:rPr>
          <w:rFonts w:ascii="Arial" w:hAnsi="Arial" w:cs="Arial"/>
          <w:b/>
          <w:color w:val="000000" w:themeColor="text1"/>
        </w:rPr>
        <w:t>nexo I</w:t>
      </w:r>
      <w:r w:rsidR="00CE0028">
        <w:rPr>
          <w:rFonts w:ascii="Arial" w:hAnsi="Arial" w:cs="Arial"/>
          <w:b/>
          <w:color w:val="000000" w:themeColor="text1"/>
        </w:rPr>
        <w:t>.</w:t>
      </w:r>
    </w:p>
    <w:p w14:paraId="59911BF2" w14:textId="6CC805A4" w:rsidR="00CE0028" w:rsidRDefault="00F65A20" w:rsidP="008759EF">
      <w:pPr>
        <w:keepNext/>
        <w:tabs>
          <w:tab w:val="left" w:pos="4902"/>
        </w:tabs>
        <w:spacing w:line="360" w:lineRule="auto"/>
        <w:ind w:left="142"/>
        <w:jc w:val="center"/>
      </w:pPr>
      <w:r>
        <w:rPr>
          <w:noProof/>
        </w:rPr>
        <w:drawing>
          <wp:inline distT="0" distB="0" distL="0" distR="0" wp14:anchorId="068FAD24" wp14:editId="3F090DD6">
            <wp:extent cx="1419832" cy="252412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2563" cy="2546758"/>
                    </a:xfrm>
                    <a:prstGeom prst="rect">
                      <a:avLst/>
                    </a:prstGeom>
                    <a:noFill/>
                    <a:ln>
                      <a:noFill/>
                    </a:ln>
                  </pic:spPr>
                </pic:pic>
              </a:graphicData>
            </a:graphic>
          </wp:inline>
        </w:drawing>
      </w:r>
    </w:p>
    <w:p w14:paraId="217EE946" w14:textId="6161A011" w:rsidR="00146168" w:rsidRPr="00CE0028" w:rsidRDefault="00CE0028" w:rsidP="008759EF">
      <w:pPr>
        <w:pStyle w:val="Descripcin"/>
        <w:ind w:left="142"/>
        <w:jc w:val="center"/>
        <w:rPr>
          <w:rFonts w:ascii="Arial" w:hAnsi="Arial" w:cs="Arial"/>
          <w:b/>
          <w:bCs/>
          <w:i w:val="0"/>
          <w:iCs w:val="0"/>
          <w:color w:val="000000" w:themeColor="text1"/>
          <w:sz w:val="20"/>
          <w:szCs w:val="20"/>
        </w:rPr>
      </w:pPr>
      <w:bookmarkStart w:id="1861" w:name="_Toc45264856"/>
      <w:r w:rsidRPr="00CE0028">
        <w:rPr>
          <w:rFonts w:ascii="Arial" w:hAnsi="Arial" w:cs="Arial"/>
          <w:b/>
          <w:bCs/>
          <w:i w:val="0"/>
          <w:iCs w:val="0"/>
          <w:color w:val="000000" w:themeColor="text1"/>
          <w:sz w:val="20"/>
          <w:szCs w:val="20"/>
        </w:rPr>
        <w:t xml:space="preserve">Fig. </w:t>
      </w:r>
      <w:r w:rsidRPr="00CE0028">
        <w:rPr>
          <w:rFonts w:ascii="Arial" w:hAnsi="Arial" w:cs="Arial"/>
          <w:b/>
          <w:bCs/>
          <w:i w:val="0"/>
          <w:iCs w:val="0"/>
          <w:color w:val="000000" w:themeColor="text1"/>
          <w:sz w:val="20"/>
          <w:szCs w:val="20"/>
        </w:rPr>
        <w:fldChar w:fldCharType="begin"/>
      </w:r>
      <w:r w:rsidRPr="00CE0028">
        <w:rPr>
          <w:rFonts w:ascii="Arial" w:hAnsi="Arial" w:cs="Arial"/>
          <w:b/>
          <w:bCs/>
          <w:i w:val="0"/>
          <w:iCs w:val="0"/>
          <w:color w:val="000000" w:themeColor="text1"/>
          <w:sz w:val="20"/>
          <w:szCs w:val="20"/>
        </w:rPr>
        <w:instrText xml:space="preserve"> SEQ Fig. \* ARABIC </w:instrText>
      </w:r>
      <w:r w:rsidRPr="00CE0028">
        <w:rPr>
          <w:rFonts w:ascii="Arial" w:hAnsi="Arial" w:cs="Arial"/>
          <w:b/>
          <w:bCs/>
          <w:i w:val="0"/>
          <w:iCs w:val="0"/>
          <w:color w:val="000000" w:themeColor="text1"/>
          <w:sz w:val="20"/>
          <w:szCs w:val="20"/>
        </w:rPr>
        <w:fldChar w:fldCharType="separate"/>
      </w:r>
      <w:r w:rsidR="00BE2D5B">
        <w:rPr>
          <w:rFonts w:ascii="Arial" w:hAnsi="Arial" w:cs="Arial"/>
          <w:b/>
          <w:bCs/>
          <w:i w:val="0"/>
          <w:iCs w:val="0"/>
          <w:noProof/>
          <w:color w:val="000000" w:themeColor="text1"/>
          <w:sz w:val="20"/>
          <w:szCs w:val="20"/>
        </w:rPr>
        <w:t>8</w:t>
      </w:r>
      <w:r w:rsidRPr="00CE0028">
        <w:rPr>
          <w:rFonts w:ascii="Arial" w:hAnsi="Arial" w:cs="Arial"/>
          <w:b/>
          <w:bCs/>
          <w:i w:val="0"/>
          <w:iCs w:val="0"/>
          <w:color w:val="000000" w:themeColor="text1"/>
          <w:sz w:val="20"/>
          <w:szCs w:val="20"/>
        </w:rPr>
        <w:fldChar w:fldCharType="end"/>
      </w:r>
      <w:r w:rsidRPr="00CE0028">
        <w:rPr>
          <w:rFonts w:ascii="Arial" w:hAnsi="Arial" w:cs="Arial"/>
          <w:b/>
          <w:bCs/>
          <w:i w:val="0"/>
          <w:iCs w:val="0"/>
          <w:color w:val="000000" w:themeColor="text1"/>
          <w:sz w:val="20"/>
          <w:szCs w:val="20"/>
        </w:rPr>
        <w:t xml:space="preserve">: </w:t>
      </w:r>
      <w:r w:rsidRPr="00CE0028">
        <w:rPr>
          <w:rFonts w:ascii="Arial" w:hAnsi="Arial" w:cs="Arial"/>
          <w:i w:val="0"/>
          <w:iCs w:val="0"/>
          <w:color w:val="000000" w:themeColor="text1"/>
          <w:sz w:val="20"/>
          <w:szCs w:val="20"/>
        </w:rPr>
        <w:t>Prueba de aceptación PA-01</w:t>
      </w:r>
      <w:bookmarkEnd w:id="1861"/>
    </w:p>
    <w:p w14:paraId="2D1B54C9" w14:textId="276D629D" w:rsidR="00132916" w:rsidRDefault="00132916" w:rsidP="00E73F36">
      <w:pPr>
        <w:spacing w:after="120" w:line="360" w:lineRule="auto"/>
        <w:ind w:left="142" w:firstLine="709"/>
        <w:jc w:val="both"/>
        <w:rPr>
          <w:rFonts w:ascii="Arial" w:hAnsi="Arial" w:cs="Arial"/>
          <w:b/>
          <w:lang w:val="es-ES"/>
        </w:rPr>
      </w:pPr>
      <w:r w:rsidRPr="00132916">
        <w:rPr>
          <w:rFonts w:ascii="Arial" w:hAnsi="Arial" w:cs="Arial"/>
        </w:rPr>
        <w:lastRenderedPageBreak/>
        <w:t xml:space="preserve">Si el usuario no tiene cuenta registrada deberá ingresar sus credenciales para el registro, luego le redireccionará al login </w:t>
      </w:r>
      <w:r w:rsidRPr="00132916">
        <w:rPr>
          <w:rFonts w:ascii="Arial" w:hAnsi="Arial" w:cs="Arial"/>
          <w:lang w:val="es-ES"/>
        </w:rPr>
        <w:t>ver figura 6</w:t>
      </w:r>
      <w:r w:rsidR="008759EF">
        <w:rPr>
          <w:rFonts w:ascii="Arial" w:hAnsi="Arial" w:cs="Arial"/>
          <w:lang w:val="es-ES"/>
        </w:rPr>
        <w:t>6</w:t>
      </w:r>
      <w:r w:rsidRPr="00132916">
        <w:rPr>
          <w:rFonts w:ascii="Arial" w:hAnsi="Arial" w:cs="Arial"/>
          <w:lang w:val="es-ES"/>
        </w:rPr>
        <w:t xml:space="preserve"> </w:t>
      </w:r>
      <w:r w:rsidR="000375B9">
        <w:rPr>
          <w:rFonts w:ascii="Arial" w:hAnsi="Arial" w:cs="Arial"/>
          <w:b/>
          <w:lang w:val="es-ES"/>
        </w:rPr>
        <w:t>A</w:t>
      </w:r>
      <w:r w:rsidRPr="00132916">
        <w:rPr>
          <w:rFonts w:ascii="Arial" w:hAnsi="Arial" w:cs="Arial"/>
          <w:b/>
          <w:lang w:val="es-ES"/>
        </w:rPr>
        <w:t>nexo I.</w:t>
      </w:r>
    </w:p>
    <w:p w14:paraId="3A9A7E88" w14:textId="717E5C43" w:rsidR="004B104E" w:rsidRPr="00F65A20" w:rsidRDefault="00FD0741" w:rsidP="00F65A20">
      <w:pPr>
        <w:spacing w:line="360" w:lineRule="auto"/>
        <w:ind w:left="142"/>
        <w:jc w:val="both"/>
        <w:rPr>
          <w:rFonts w:ascii="Arial" w:hAnsi="Arial" w:cs="Arial"/>
          <w:b/>
          <w:color w:val="000000" w:themeColor="text1"/>
        </w:rPr>
      </w:pPr>
      <w:r w:rsidRPr="00F65A20">
        <w:rPr>
          <w:rFonts w:ascii="Arial" w:hAnsi="Arial" w:cs="Arial"/>
          <w:b/>
          <w:color w:val="000000" w:themeColor="text1"/>
        </w:rPr>
        <w:t>Prueba de Aceptación PA-02</w:t>
      </w:r>
    </w:p>
    <w:p w14:paraId="33D4669D" w14:textId="2CB9E769" w:rsidR="0009706B" w:rsidRPr="0009706B" w:rsidRDefault="0009706B" w:rsidP="00F65A20">
      <w:pPr>
        <w:spacing w:line="360" w:lineRule="auto"/>
        <w:ind w:left="142"/>
        <w:jc w:val="both"/>
        <w:rPr>
          <w:rFonts w:ascii="Arial" w:hAnsi="Arial" w:cs="Arial"/>
          <w:b/>
          <w:color w:val="000000" w:themeColor="text1"/>
        </w:rPr>
      </w:pPr>
      <w:r w:rsidRPr="0009706B">
        <w:rPr>
          <w:rFonts w:ascii="Arial" w:hAnsi="Arial" w:cs="Arial"/>
          <w:bCs/>
          <w:color w:val="000000" w:themeColor="text1"/>
        </w:rPr>
        <w:t xml:space="preserve">Vista </w:t>
      </w:r>
      <w:r>
        <w:rPr>
          <w:rFonts w:ascii="Arial" w:hAnsi="Arial" w:cs="Arial"/>
          <w:bCs/>
          <w:color w:val="000000" w:themeColor="text1"/>
        </w:rPr>
        <w:t>de categorías para el aprendizaje de los niños,</w:t>
      </w:r>
      <w:r w:rsidRPr="0009706B">
        <w:rPr>
          <w:rFonts w:ascii="Arial" w:hAnsi="Arial" w:cs="Arial"/>
          <w:bCs/>
          <w:color w:val="000000" w:themeColor="text1"/>
        </w:rPr>
        <w:t xml:space="preserve"> ver tabla 4</w:t>
      </w:r>
      <w:r>
        <w:rPr>
          <w:rFonts w:ascii="Arial" w:hAnsi="Arial" w:cs="Arial"/>
          <w:bCs/>
          <w:color w:val="000000" w:themeColor="text1"/>
        </w:rPr>
        <w:t>3</w:t>
      </w:r>
      <w:r w:rsidRPr="0009706B">
        <w:rPr>
          <w:rFonts w:ascii="Arial" w:hAnsi="Arial" w:cs="Arial"/>
          <w:bCs/>
          <w:color w:val="000000" w:themeColor="text1"/>
        </w:rPr>
        <w:t xml:space="preserve"> en</w:t>
      </w:r>
      <w:r w:rsidRPr="0009706B">
        <w:rPr>
          <w:rFonts w:ascii="Arial" w:hAnsi="Arial" w:cs="Arial"/>
          <w:b/>
          <w:color w:val="000000" w:themeColor="text1"/>
        </w:rPr>
        <w:t xml:space="preserve"> </w:t>
      </w:r>
      <w:r w:rsidR="000375B9">
        <w:rPr>
          <w:rFonts w:ascii="Arial" w:hAnsi="Arial" w:cs="Arial"/>
          <w:b/>
          <w:color w:val="000000" w:themeColor="text1"/>
        </w:rPr>
        <w:t>A</w:t>
      </w:r>
      <w:r w:rsidRPr="0009706B">
        <w:rPr>
          <w:rFonts w:ascii="Arial" w:hAnsi="Arial" w:cs="Arial"/>
          <w:b/>
          <w:color w:val="000000" w:themeColor="text1"/>
        </w:rPr>
        <w:t>nexo I</w:t>
      </w:r>
      <w:r w:rsidR="00BE2D5B">
        <w:rPr>
          <w:rFonts w:ascii="Arial" w:hAnsi="Arial" w:cs="Arial"/>
          <w:b/>
          <w:color w:val="000000" w:themeColor="text1"/>
        </w:rPr>
        <w:t>.</w:t>
      </w:r>
    </w:p>
    <w:p w14:paraId="22D5F60B" w14:textId="4B19053C" w:rsidR="00132916" w:rsidRPr="00C34EDE" w:rsidRDefault="00132916" w:rsidP="00F65A20">
      <w:pPr>
        <w:spacing w:line="360" w:lineRule="auto"/>
        <w:ind w:left="142" w:firstLine="851"/>
        <w:jc w:val="both"/>
        <w:rPr>
          <w:rFonts w:ascii="Arial" w:hAnsi="Arial" w:cs="Arial"/>
        </w:rPr>
      </w:pPr>
      <w:r w:rsidRPr="00C34EDE">
        <w:rPr>
          <w:rFonts w:ascii="Arial" w:hAnsi="Arial" w:cs="Arial"/>
        </w:rPr>
        <w:t>Como se observa en la figura 6</w:t>
      </w:r>
      <w:r w:rsidR="000375B9">
        <w:rPr>
          <w:rFonts w:ascii="Arial" w:hAnsi="Arial" w:cs="Arial"/>
        </w:rPr>
        <w:t>8</w:t>
      </w:r>
      <w:r w:rsidRPr="00C34EDE">
        <w:rPr>
          <w:rFonts w:ascii="Arial" w:hAnsi="Arial" w:cs="Arial"/>
        </w:rPr>
        <w:t xml:space="preserve"> </w:t>
      </w:r>
      <w:r w:rsidR="000375B9">
        <w:rPr>
          <w:rFonts w:ascii="Arial" w:hAnsi="Arial" w:cs="Arial"/>
          <w:b/>
        </w:rPr>
        <w:t>A</w:t>
      </w:r>
      <w:r w:rsidRPr="00C34EDE">
        <w:rPr>
          <w:rFonts w:ascii="Arial" w:hAnsi="Arial" w:cs="Arial"/>
          <w:b/>
        </w:rPr>
        <w:t>nexo I</w:t>
      </w:r>
      <w:r w:rsidRPr="00C34EDE">
        <w:rPr>
          <w:rFonts w:ascii="Arial" w:hAnsi="Arial" w:cs="Arial"/>
        </w:rPr>
        <w:t xml:space="preserve">, en </w:t>
      </w:r>
      <w:r w:rsidR="00C34EDE" w:rsidRPr="00C34EDE">
        <w:rPr>
          <w:rFonts w:ascii="Arial" w:hAnsi="Arial" w:cs="Arial"/>
        </w:rPr>
        <w:t>el tab principal se encuentran diferentes</w:t>
      </w:r>
      <w:r w:rsidRPr="00C34EDE">
        <w:rPr>
          <w:rFonts w:ascii="Arial" w:hAnsi="Arial" w:cs="Arial"/>
        </w:rPr>
        <w:t xml:space="preserve"> módulo</w:t>
      </w:r>
      <w:r w:rsidR="00C34EDE" w:rsidRPr="00C34EDE">
        <w:rPr>
          <w:rFonts w:ascii="Arial" w:hAnsi="Arial" w:cs="Arial"/>
        </w:rPr>
        <w:t xml:space="preserve">s, </w:t>
      </w:r>
      <w:r w:rsidRPr="00C34EDE">
        <w:rPr>
          <w:rFonts w:ascii="Arial" w:hAnsi="Arial" w:cs="Arial"/>
        </w:rPr>
        <w:t>estos</w:t>
      </w:r>
      <w:r w:rsidR="00C34EDE" w:rsidRPr="00C34EDE">
        <w:rPr>
          <w:rFonts w:ascii="Arial" w:hAnsi="Arial" w:cs="Arial"/>
        </w:rPr>
        <w:t xml:space="preserve"> contienen varios submódulos con el contenido que el niño realizara su aprendizaje</w:t>
      </w:r>
      <w:r w:rsidRPr="00C34EDE">
        <w:rPr>
          <w:rFonts w:ascii="Arial" w:hAnsi="Arial" w:cs="Arial"/>
        </w:rPr>
        <w:t>.</w:t>
      </w:r>
    </w:p>
    <w:p w14:paraId="68EC061D" w14:textId="1CF6FDF9" w:rsidR="00BE2D5B" w:rsidRDefault="00A340C8" w:rsidP="00E73F36">
      <w:pPr>
        <w:keepNext/>
        <w:spacing w:line="360" w:lineRule="auto"/>
        <w:ind w:left="142"/>
        <w:jc w:val="center"/>
      </w:pPr>
      <w:r>
        <w:rPr>
          <w:noProof/>
        </w:rPr>
        <w:drawing>
          <wp:inline distT="0" distB="0" distL="0" distR="0" wp14:anchorId="4A7A0E20" wp14:editId="1461EAF5">
            <wp:extent cx="1857206" cy="330481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82" t="22708" r="59971" b="11941"/>
                    <a:stretch/>
                  </pic:blipFill>
                  <pic:spPr bwMode="auto">
                    <a:xfrm>
                      <a:off x="0" y="0"/>
                      <a:ext cx="1904389" cy="3388777"/>
                    </a:xfrm>
                    <a:prstGeom prst="rect">
                      <a:avLst/>
                    </a:prstGeom>
                    <a:ln>
                      <a:noFill/>
                    </a:ln>
                    <a:extLst>
                      <a:ext uri="{53640926-AAD7-44D8-BBD7-CCE9431645EC}">
                        <a14:shadowObscured xmlns:a14="http://schemas.microsoft.com/office/drawing/2010/main"/>
                      </a:ext>
                    </a:extLst>
                  </pic:spPr>
                </pic:pic>
              </a:graphicData>
            </a:graphic>
          </wp:inline>
        </w:drawing>
      </w:r>
    </w:p>
    <w:p w14:paraId="743ADB7E" w14:textId="7C1E58D4" w:rsidR="00146168" w:rsidRPr="00BE2D5B" w:rsidRDefault="00BE2D5B" w:rsidP="00E73F36">
      <w:pPr>
        <w:pStyle w:val="Descripcin"/>
        <w:ind w:left="142"/>
        <w:jc w:val="center"/>
        <w:rPr>
          <w:rFonts w:ascii="Arial" w:hAnsi="Arial" w:cs="Arial"/>
          <w:b/>
          <w:bCs/>
          <w:i w:val="0"/>
          <w:iCs w:val="0"/>
          <w:color w:val="000000" w:themeColor="text1"/>
          <w:sz w:val="20"/>
          <w:szCs w:val="20"/>
        </w:rPr>
      </w:pPr>
      <w:bookmarkStart w:id="1862" w:name="_Toc45264857"/>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9</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PA-02</w:t>
      </w:r>
      <w:bookmarkEnd w:id="1862"/>
    </w:p>
    <w:p w14:paraId="77469D7E" w14:textId="4568C442" w:rsidR="00C34EDE" w:rsidRPr="00C34EDE" w:rsidRDefault="00C34EDE" w:rsidP="00E73F36">
      <w:pPr>
        <w:spacing w:line="360" w:lineRule="auto"/>
        <w:ind w:left="142" w:firstLine="709"/>
        <w:jc w:val="both"/>
        <w:rPr>
          <w:rFonts w:ascii="Arial" w:hAnsi="Arial" w:cs="Arial"/>
          <w:b/>
          <w:color w:val="000000" w:themeColor="text1"/>
        </w:rPr>
      </w:pPr>
      <w:r w:rsidRPr="00C34EDE">
        <w:rPr>
          <w:rFonts w:ascii="Arial" w:hAnsi="Arial" w:cs="Arial"/>
          <w:bCs/>
          <w:color w:val="000000" w:themeColor="text1"/>
        </w:rPr>
        <w:t xml:space="preserve">Al seleccionar cualquiera de estos módulos nos direccionara a un submódulo con </w:t>
      </w:r>
      <w:r>
        <w:rPr>
          <w:rFonts w:ascii="Arial" w:hAnsi="Arial" w:cs="Arial"/>
          <w:bCs/>
          <w:color w:val="000000" w:themeColor="text1"/>
        </w:rPr>
        <w:t>diferentes temas para escoger</w:t>
      </w:r>
      <w:r w:rsidR="00BE2D5B">
        <w:rPr>
          <w:rFonts w:ascii="Arial" w:hAnsi="Arial" w:cs="Arial"/>
          <w:bCs/>
          <w:color w:val="000000" w:themeColor="text1"/>
        </w:rPr>
        <w:t>,</w:t>
      </w:r>
      <w:r w:rsidRPr="00C34EDE">
        <w:rPr>
          <w:rFonts w:ascii="Arial" w:hAnsi="Arial" w:cs="Arial"/>
          <w:bCs/>
          <w:color w:val="000000" w:themeColor="text1"/>
        </w:rPr>
        <w:t xml:space="preserve"> ver figura 6</w:t>
      </w:r>
      <w:r w:rsidR="00481B23">
        <w:rPr>
          <w:rFonts w:ascii="Arial" w:hAnsi="Arial" w:cs="Arial"/>
          <w:bCs/>
          <w:color w:val="000000" w:themeColor="text1"/>
        </w:rPr>
        <w:t>9</w:t>
      </w:r>
      <w:r w:rsidRPr="00C34EDE">
        <w:rPr>
          <w:rFonts w:ascii="Arial" w:hAnsi="Arial" w:cs="Arial"/>
          <w:bCs/>
          <w:color w:val="000000" w:themeColor="text1"/>
        </w:rPr>
        <w:t xml:space="preserve"> </w:t>
      </w:r>
      <w:r w:rsidR="00481B23">
        <w:rPr>
          <w:rFonts w:ascii="Arial" w:hAnsi="Arial" w:cs="Arial"/>
          <w:b/>
          <w:color w:val="000000" w:themeColor="text1"/>
        </w:rPr>
        <w:t>A</w:t>
      </w:r>
      <w:r w:rsidRPr="00C34EDE">
        <w:rPr>
          <w:rFonts w:ascii="Arial" w:hAnsi="Arial" w:cs="Arial"/>
          <w:b/>
          <w:color w:val="000000" w:themeColor="text1"/>
        </w:rPr>
        <w:t>nexo I</w:t>
      </w:r>
      <w:r w:rsidR="00BE2D5B">
        <w:rPr>
          <w:rFonts w:ascii="Arial" w:hAnsi="Arial" w:cs="Arial"/>
          <w:b/>
          <w:color w:val="000000" w:themeColor="text1"/>
        </w:rPr>
        <w:t>.</w:t>
      </w:r>
    </w:p>
    <w:p w14:paraId="3809D5E9" w14:textId="73007614" w:rsidR="005C4478" w:rsidRDefault="005C4478"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PA-03</w:t>
      </w:r>
    </w:p>
    <w:p w14:paraId="06B7FCEB" w14:textId="10015D5E" w:rsidR="0009706B" w:rsidRPr="0009706B" w:rsidRDefault="0009706B" w:rsidP="00E73F36">
      <w:pPr>
        <w:spacing w:line="360" w:lineRule="auto"/>
        <w:ind w:left="142"/>
        <w:jc w:val="both"/>
        <w:rPr>
          <w:rFonts w:ascii="Arial" w:hAnsi="Arial" w:cs="Arial"/>
          <w:b/>
          <w:color w:val="000000" w:themeColor="text1"/>
        </w:rPr>
      </w:pPr>
      <w:r w:rsidRPr="0009706B">
        <w:rPr>
          <w:rFonts w:ascii="Arial" w:hAnsi="Arial" w:cs="Arial"/>
          <w:bCs/>
          <w:color w:val="000000" w:themeColor="text1"/>
        </w:rPr>
        <w:t>Vista d</w:t>
      </w:r>
      <w:r>
        <w:rPr>
          <w:rFonts w:ascii="Arial" w:hAnsi="Arial" w:cs="Arial"/>
          <w:bCs/>
          <w:color w:val="000000" w:themeColor="text1"/>
        </w:rPr>
        <w:t>el contenido de los módulos de la página principal,</w:t>
      </w:r>
      <w:r w:rsidRPr="0009706B">
        <w:rPr>
          <w:rFonts w:ascii="Arial" w:hAnsi="Arial" w:cs="Arial"/>
          <w:bCs/>
          <w:color w:val="000000" w:themeColor="text1"/>
        </w:rPr>
        <w:t xml:space="preserve"> ver tabla 4</w:t>
      </w:r>
      <w:r>
        <w:rPr>
          <w:rFonts w:ascii="Arial" w:hAnsi="Arial" w:cs="Arial"/>
          <w:bCs/>
          <w:color w:val="000000" w:themeColor="text1"/>
        </w:rPr>
        <w:t>4</w:t>
      </w:r>
      <w:r w:rsidRPr="0009706B">
        <w:rPr>
          <w:rFonts w:ascii="Arial" w:hAnsi="Arial" w:cs="Arial"/>
          <w:bCs/>
          <w:color w:val="000000" w:themeColor="text1"/>
        </w:rPr>
        <w:t xml:space="preserve"> </w:t>
      </w:r>
      <w:r w:rsidR="00481B23">
        <w:rPr>
          <w:rFonts w:ascii="Arial" w:hAnsi="Arial" w:cs="Arial"/>
          <w:b/>
          <w:color w:val="000000" w:themeColor="text1"/>
        </w:rPr>
        <w:t>A</w:t>
      </w:r>
      <w:r w:rsidRPr="0009706B">
        <w:rPr>
          <w:rFonts w:ascii="Arial" w:hAnsi="Arial" w:cs="Arial"/>
          <w:b/>
          <w:color w:val="000000" w:themeColor="text1"/>
        </w:rPr>
        <w:t>nexo I</w:t>
      </w:r>
      <w:r w:rsidR="00BE2D5B">
        <w:rPr>
          <w:rFonts w:ascii="Arial" w:hAnsi="Arial" w:cs="Arial"/>
          <w:b/>
          <w:color w:val="000000" w:themeColor="text1"/>
        </w:rPr>
        <w:t>.</w:t>
      </w:r>
    </w:p>
    <w:p w14:paraId="4198A372" w14:textId="49BE1DA4" w:rsidR="00BE2D5B" w:rsidRDefault="00A340C8" w:rsidP="00E73F36">
      <w:pPr>
        <w:keepNext/>
        <w:spacing w:line="360" w:lineRule="auto"/>
        <w:ind w:left="142"/>
        <w:jc w:val="center"/>
      </w:pPr>
      <w:r>
        <w:rPr>
          <w:noProof/>
        </w:rPr>
        <w:lastRenderedPageBreak/>
        <w:drawing>
          <wp:inline distT="0" distB="0" distL="0" distR="0" wp14:anchorId="1D83ECAE" wp14:editId="505FBBE5">
            <wp:extent cx="1527423" cy="2734408"/>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2123" cy="2778626"/>
                    </a:xfrm>
                    <a:prstGeom prst="rect">
                      <a:avLst/>
                    </a:prstGeom>
                  </pic:spPr>
                </pic:pic>
              </a:graphicData>
            </a:graphic>
          </wp:inline>
        </w:drawing>
      </w:r>
    </w:p>
    <w:p w14:paraId="5A6E1265" w14:textId="11B23178" w:rsidR="00146168" w:rsidRPr="00BE2D5B" w:rsidRDefault="00BE2D5B" w:rsidP="00E73F36">
      <w:pPr>
        <w:pStyle w:val="Descripcin"/>
        <w:ind w:left="142"/>
        <w:jc w:val="center"/>
        <w:rPr>
          <w:rFonts w:ascii="Arial" w:hAnsi="Arial" w:cs="Arial"/>
          <w:b/>
          <w:bCs/>
          <w:i w:val="0"/>
          <w:iCs w:val="0"/>
          <w:color w:val="000000" w:themeColor="text1"/>
          <w:sz w:val="20"/>
          <w:szCs w:val="20"/>
        </w:rPr>
      </w:pPr>
      <w:bookmarkStart w:id="1863" w:name="_Toc45264858"/>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10</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PA-03</w:t>
      </w:r>
      <w:bookmarkEnd w:id="1863"/>
    </w:p>
    <w:p w14:paraId="03825BE1" w14:textId="37E70968" w:rsidR="00C34EDE" w:rsidRDefault="00C34EDE" w:rsidP="00E73F36">
      <w:pPr>
        <w:spacing w:line="360" w:lineRule="auto"/>
        <w:ind w:left="142" w:firstLine="709"/>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submódulo </w:t>
      </w:r>
      <w:r w:rsidRPr="00C34EDE">
        <w:rPr>
          <w:rFonts w:ascii="Arial" w:hAnsi="Arial" w:cs="Arial"/>
          <w:bCs/>
          <w:color w:val="000000" w:themeColor="text1"/>
        </w:rPr>
        <w:t>nos direccionará a</w:t>
      </w:r>
      <w:r>
        <w:rPr>
          <w:rFonts w:ascii="Arial" w:hAnsi="Arial" w:cs="Arial"/>
          <w:bCs/>
          <w:color w:val="000000" w:themeColor="text1"/>
        </w:rPr>
        <w:t xml:space="preserve">l contenido, donde el niño tendrá varias opciones para escuchar, repetir y visualizar </w:t>
      </w:r>
      <w:r w:rsidR="0009706B">
        <w:rPr>
          <w:rFonts w:ascii="Arial" w:hAnsi="Arial" w:cs="Arial"/>
          <w:bCs/>
          <w:color w:val="000000" w:themeColor="text1"/>
        </w:rPr>
        <w:t>las imágenes</w:t>
      </w:r>
      <w:r>
        <w:rPr>
          <w:rFonts w:ascii="Arial" w:hAnsi="Arial" w:cs="Arial"/>
          <w:bCs/>
          <w:color w:val="000000" w:themeColor="text1"/>
        </w:rPr>
        <w:t>,</w:t>
      </w:r>
      <w:r w:rsidRPr="00C34EDE">
        <w:rPr>
          <w:rFonts w:ascii="Arial" w:hAnsi="Arial" w:cs="Arial"/>
          <w:bCs/>
          <w:color w:val="000000" w:themeColor="text1"/>
        </w:rPr>
        <w:t xml:space="preserve"> ver figura </w:t>
      </w:r>
      <w:r w:rsidR="00481B23">
        <w:rPr>
          <w:rFonts w:ascii="Arial" w:hAnsi="Arial" w:cs="Arial"/>
          <w:bCs/>
          <w:color w:val="000000" w:themeColor="text1"/>
        </w:rPr>
        <w:t xml:space="preserve">70 </w:t>
      </w:r>
      <w:r w:rsidR="00481B23">
        <w:rPr>
          <w:rFonts w:ascii="Arial" w:hAnsi="Arial" w:cs="Arial"/>
          <w:b/>
          <w:color w:val="000000" w:themeColor="text1"/>
        </w:rPr>
        <w:t>A</w:t>
      </w:r>
      <w:r w:rsidRPr="00C34EDE">
        <w:rPr>
          <w:rFonts w:ascii="Arial" w:hAnsi="Arial" w:cs="Arial"/>
          <w:b/>
          <w:color w:val="000000" w:themeColor="text1"/>
        </w:rPr>
        <w:t>nexo I</w:t>
      </w:r>
      <w:r w:rsidR="00BE2D5B">
        <w:rPr>
          <w:rFonts w:ascii="Arial" w:hAnsi="Arial" w:cs="Arial"/>
          <w:b/>
          <w:color w:val="000000" w:themeColor="text1"/>
        </w:rPr>
        <w:t>.</w:t>
      </w:r>
    </w:p>
    <w:p w14:paraId="69BE8909" w14:textId="26F4673A" w:rsidR="0025476A" w:rsidRDefault="0025476A"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PA-04</w:t>
      </w:r>
    </w:p>
    <w:p w14:paraId="0928F577" w14:textId="268B8388" w:rsidR="0009706B" w:rsidRDefault="0009706B" w:rsidP="00E73F36">
      <w:pPr>
        <w:spacing w:line="360" w:lineRule="auto"/>
        <w:ind w:left="142"/>
        <w:jc w:val="both"/>
        <w:rPr>
          <w:rFonts w:ascii="Arial" w:hAnsi="Arial" w:cs="Arial"/>
          <w:b/>
          <w:color w:val="000000" w:themeColor="text1"/>
        </w:rPr>
      </w:pPr>
      <w:r w:rsidRPr="0009706B">
        <w:rPr>
          <w:rFonts w:ascii="Arial" w:hAnsi="Arial" w:cs="Arial"/>
          <w:bCs/>
          <w:color w:val="000000" w:themeColor="text1"/>
        </w:rPr>
        <w:t>Vista de m</w:t>
      </w:r>
      <w:r>
        <w:rPr>
          <w:rFonts w:ascii="Arial" w:hAnsi="Arial" w:cs="Arial"/>
          <w:bCs/>
          <w:color w:val="000000" w:themeColor="text1"/>
        </w:rPr>
        <w:t>ó</w:t>
      </w:r>
      <w:r w:rsidRPr="0009706B">
        <w:rPr>
          <w:rFonts w:ascii="Arial" w:hAnsi="Arial" w:cs="Arial"/>
          <w:bCs/>
          <w:color w:val="000000" w:themeColor="text1"/>
        </w:rPr>
        <w:t>dulo pr</w:t>
      </w:r>
      <w:r>
        <w:rPr>
          <w:rFonts w:ascii="Arial" w:hAnsi="Arial" w:cs="Arial"/>
          <w:bCs/>
          <w:color w:val="000000" w:themeColor="text1"/>
        </w:rPr>
        <w:t>á</w:t>
      </w:r>
      <w:r w:rsidRPr="0009706B">
        <w:rPr>
          <w:rFonts w:ascii="Arial" w:hAnsi="Arial" w:cs="Arial"/>
          <w:bCs/>
          <w:color w:val="000000" w:themeColor="text1"/>
        </w:rPr>
        <w:t>cticas</w:t>
      </w:r>
      <w:r>
        <w:rPr>
          <w:rFonts w:ascii="Arial" w:hAnsi="Arial" w:cs="Arial"/>
          <w:bCs/>
          <w:color w:val="000000" w:themeColor="text1"/>
        </w:rPr>
        <w:t>,</w:t>
      </w:r>
      <w:r w:rsidRPr="0009706B">
        <w:rPr>
          <w:rFonts w:ascii="Arial" w:hAnsi="Arial" w:cs="Arial"/>
          <w:bCs/>
          <w:color w:val="000000" w:themeColor="text1"/>
        </w:rPr>
        <w:t xml:space="preserve"> ver tabla 45 </w:t>
      </w:r>
      <w:r w:rsidR="00A340C8">
        <w:rPr>
          <w:rFonts w:ascii="Arial" w:hAnsi="Arial" w:cs="Arial"/>
          <w:b/>
          <w:color w:val="000000" w:themeColor="text1"/>
        </w:rPr>
        <w:t>A</w:t>
      </w:r>
      <w:r w:rsidRPr="0009706B">
        <w:rPr>
          <w:rFonts w:ascii="Arial" w:hAnsi="Arial" w:cs="Arial"/>
          <w:b/>
          <w:color w:val="000000" w:themeColor="text1"/>
        </w:rPr>
        <w:t>nexo I</w:t>
      </w:r>
      <w:r w:rsidR="00BE2D5B">
        <w:rPr>
          <w:rFonts w:ascii="Arial" w:hAnsi="Arial" w:cs="Arial"/>
          <w:b/>
          <w:color w:val="000000" w:themeColor="text1"/>
        </w:rPr>
        <w:t>.</w:t>
      </w:r>
    </w:p>
    <w:p w14:paraId="10548E01" w14:textId="04DB108E" w:rsidR="0009706B" w:rsidRDefault="0009706B" w:rsidP="00E73F36">
      <w:pPr>
        <w:spacing w:line="360" w:lineRule="auto"/>
        <w:ind w:left="142" w:firstLine="709"/>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modulo</w:t>
      </w:r>
      <w:r w:rsidR="00B518D5">
        <w:rPr>
          <w:rFonts w:ascii="Arial" w:hAnsi="Arial" w:cs="Arial"/>
          <w:bCs/>
          <w:color w:val="000000" w:themeColor="text1"/>
        </w:rPr>
        <w:t xml:space="preserve"> </w:t>
      </w:r>
      <w:r w:rsidR="00B518D5" w:rsidRPr="00C34EDE">
        <w:rPr>
          <w:rFonts w:ascii="Arial" w:hAnsi="Arial" w:cs="Arial"/>
          <w:bCs/>
          <w:color w:val="000000" w:themeColor="text1"/>
        </w:rPr>
        <w:t xml:space="preserve">ver figura </w:t>
      </w:r>
      <w:r w:rsidR="00A340C8">
        <w:rPr>
          <w:rFonts w:ascii="Arial" w:hAnsi="Arial" w:cs="Arial"/>
          <w:bCs/>
          <w:color w:val="000000" w:themeColor="text1"/>
        </w:rPr>
        <w:t>71</w:t>
      </w:r>
      <w:r w:rsidR="00B518D5" w:rsidRPr="00C34EDE">
        <w:rPr>
          <w:rFonts w:ascii="Arial" w:hAnsi="Arial" w:cs="Arial"/>
          <w:b/>
          <w:color w:val="000000" w:themeColor="text1"/>
        </w:rPr>
        <w:t xml:space="preserve"> </w:t>
      </w:r>
      <w:r w:rsidR="00A340C8">
        <w:rPr>
          <w:rFonts w:ascii="Arial" w:hAnsi="Arial" w:cs="Arial"/>
          <w:b/>
          <w:color w:val="000000" w:themeColor="text1"/>
        </w:rPr>
        <w:t>A</w:t>
      </w:r>
      <w:r w:rsidR="00B518D5" w:rsidRPr="00C34EDE">
        <w:rPr>
          <w:rFonts w:ascii="Arial" w:hAnsi="Arial" w:cs="Arial"/>
          <w:b/>
          <w:color w:val="000000" w:themeColor="text1"/>
        </w:rPr>
        <w:t>nexo I</w:t>
      </w:r>
      <w:r w:rsidR="00BE2D5B">
        <w:rPr>
          <w:rFonts w:ascii="Arial" w:hAnsi="Arial" w:cs="Arial"/>
          <w:b/>
          <w:color w:val="000000" w:themeColor="text1"/>
        </w:rPr>
        <w:t>,</w:t>
      </w:r>
      <w:r>
        <w:rPr>
          <w:rFonts w:ascii="Arial" w:hAnsi="Arial" w:cs="Arial"/>
          <w:bCs/>
          <w:color w:val="000000" w:themeColor="text1"/>
        </w:rPr>
        <w:t xml:space="preserve"> </w:t>
      </w:r>
      <w:r w:rsidRPr="00C34EDE">
        <w:rPr>
          <w:rFonts w:ascii="Arial" w:hAnsi="Arial" w:cs="Arial"/>
          <w:bCs/>
          <w:color w:val="000000" w:themeColor="text1"/>
        </w:rPr>
        <w:t>nos direccionará a</w:t>
      </w:r>
      <w:r>
        <w:rPr>
          <w:rFonts w:ascii="Arial" w:hAnsi="Arial" w:cs="Arial"/>
          <w:bCs/>
          <w:color w:val="000000" w:themeColor="text1"/>
        </w:rPr>
        <w:t xml:space="preserve">l contenido, donde el </w:t>
      </w:r>
      <w:r w:rsidR="00B518D5">
        <w:rPr>
          <w:rFonts w:ascii="Arial" w:hAnsi="Arial" w:cs="Arial"/>
          <w:bCs/>
          <w:color w:val="000000" w:themeColor="text1"/>
        </w:rPr>
        <w:t>niño podrá practicar con los diferentes juegos que se crearon en los diferentes niveles</w:t>
      </w:r>
      <w:r>
        <w:rPr>
          <w:rFonts w:ascii="Arial" w:hAnsi="Arial" w:cs="Arial"/>
          <w:bCs/>
          <w:color w:val="000000" w:themeColor="text1"/>
        </w:rPr>
        <w:t>,</w:t>
      </w:r>
      <w:r w:rsidRPr="00C34EDE">
        <w:rPr>
          <w:rFonts w:ascii="Arial" w:hAnsi="Arial" w:cs="Arial"/>
          <w:bCs/>
          <w:color w:val="000000" w:themeColor="text1"/>
        </w:rPr>
        <w:t xml:space="preserve"> ver figura </w:t>
      </w:r>
      <w:r w:rsidR="00B518D5">
        <w:rPr>
          <w:rFonts w:ascii="Arial" w:hAnsi="Arial" w:cs="Arial"/>
          <w:bCs/>
          <w:color w:val="000000" w:themeColor="text1"/>
        </w:rPr>
        <w:t>7</w:t>
      </w:r>
      <w:r w:rsidR="00A340C8">
        <w:rPr>
          <w:rFonts w:ascii="Arial" w:hAnsi="Arial" w:cs="Arial"/>
          <w:bCs/>
          <w:color w:val="000000" w:themeColor="text1"/>
        </w:rPr>
        <w:t>2</w:t>
      </w:r>
      <w:r w:rsidRPr="00C34EDE">
        <w:rPr>
          <w:rFonts w:ascii="Arial" w:hAnsi="Arial" w:cs="Arial"/>
          <w:bCs/>
          <w:color w:val="000000" w:themeColor="text1"/>
        </w:rPr>
        <w:t xml:space="preserve"> </w:t>
      </w:r>
      <w:r w:rsidR="00A340C8">
        <w:rPr>
          <w:rFonts w:ascii="Arial" w:hAnsi="Arial" w:cs="Arial"/>
          <w:b/>
          <w:color w:val="000000" w:themeColor="text1"/>
        </w:rPr>
        <w:t>A</w:t>
      </w:r>
      <w:r w:rsidRPr="00C34EDE">
        <w:rPr>
          <w:rFonts w:ascii="Arial" w:hAnsi="Arial" w:cs="Arial"/>
          <w:b/>
          <w:color w:val="000000" w:themeColor="text1"/>
        </w:rPr>
        <w:t>nexo I</w:t>
      </w:r>
      <w:r w:rsidR="00BE2D5B">
        <w:rPr>
          <w:rFonts w:ascii="Arial" w:hAnsi="Arial" w:cs="Arial"/>
          <w:b/>
          <w:color w:val="000000" w:themeColor="text1"/>
        </w:rPr>
        <w:t>.</w:t>
      </w:r>
    </w:p>
    <w:p w14:paraId="0A8A579F" w14:textId="711372BF" w:rsidR="00BE2D5B" w:rsidRDefault="00673B87" w:rsidP="00E73F36">
      <w:pPr>
        <w:keepNext/>
        <w:spacing w:line="360" w:lineRule="auto"/>
        <w:ind w:left="142"/>
        <w:jc w:val="center"/>
      </w:pPr>
      <w:r>
        <w:rPr>
          <w:noProof/>
        </w:rPr>
        <w:drawing>
          <wp:inline distT="0" distB="0" distL="0" distR="0" wp14:anchorId="12260A31" wp14:editId="35A9DA2C">
            <wp:extent cx="1535482" cy="272561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5344" cy="2760872"/>
                    </a:xfrm>
                    <a:prstGeom prst="rect">
                      <a:avLst/>
                    </a:prstGeom>
                  </pic:spPr>
                </pic:pic>
              </a:graphicData>
            </a:graphic>
          </wp:inline>
        </w:drawing>
      </w:r>
    </w:p>
    <w:p w14:paraId="579C2FDD" w14:textId="16629D7C" w:rsidR="00146168" w:rsidRPr="00BE2D5B" w:rsidRDefault="00BE2D5B" w:rsidP="00E73F36">
      <w:pPr>
        <w:pStyle w:val="Descripcin"/>
        <w:ind w:left="142"/>
        <w:jc w:val="center"/>
        <w:rPr>
          <w:rFonts w:ascii="Arial" w:hAnsi="Arial" w:cs="Arial"/>
          <w:b/>
          <w:bCs/>
          <w:i w:val="0"/>
          <w:iCs w:val="0"/>
          <w:color w:val="000000" w:themeColor="text1"/>
          <w:sz w:val="20"/>
          <w:szCs w:val="20"/>
        </w:rPr>
      </w:pPr>
      <w:bookmarkStart w:id="1864" w:name="_Toc45264859"/>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11</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PA-04</w:t>
      </w:r>
      <w:bookmarkEnd w:id="1864"/>
    </w:p>
    <w:p w14:paraId="395816E4" w14:textId="2A05F166" w:rsidR="0025476A" w:rsidRPr="00033C19" w:rsidRDefault="0025476A"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lastRenderedPageBreak/>
        <w:t>Prueba de Aceptación PA-05</w:t>
      </w:r>
    </w:p>
    <w:p w14:paraId="571901B2" w14:textId="3E102E71" w:rsidR="00BE2D5B" w:rsidRDefault="00673B87" w:rsidP="00E73F36">
      <w:pPr>
        <w:keepNext/>
        <w:spacing w:line="360" w:lineRule="auto"/>
        <w:ind w:left="142"/>
        <w:jc w:val="center"/>
      </w:pPr>
      <w:r>
        <w:rPr>
          <w:noProof/>
        </w:rPr>
        <w:drawing>
          <wp:inline distT="0" distB="0" distL="0" distR="0" wp14:anchorId="0DD26D83" wp14:editId="2B32B56D">
            <wp:extent cx="1532119" cy="2734408"/>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9016" cy="2764564"/>
                    </a:xfrm>
                    <a:prstGeom prst="rect">
                      <a:avLst/>
                    </a:prstGeom>
                  </pic:spPr>
                </pic:pic>
              </a:graphicData>
            </a:graphic>
          </wp:inline>
        </w:drawing>
      </w:r>
    </w:p>
    <w:p w14:paraId="4E5CEB7B" w14:textId="4E2AB8B6" w:rsidR="00890F65" w:rsidRPr="00BE2D5B" w:rsidRDefault="00BE2D5B" w:rsidP="00E73F36">
      <w:pPr>
        <w:pStyle w:val="Descripcin"/>
        <w:ind w:left="142"/>
        <w:jc w:val="center"/>
        <w:rPr>
          <w:rFonts w:ascii="Arial" w:hAnsi="Arial" w:cs="Arial"/>
          <w:b/>
          <w:bCs/>
          <w:i w:val="0"/>
          <w:iCs w:val="0"/>
          <w:color w:val="000000" w:themeColor="text1"/>
          <w:sz w:val="20"/>
          <w:szCs w:val="20"/>
        </w:rPr>
      </w:pPr>
      <w:bookmarkStart w:id="1865" w:name="_Toc45264860"/>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12</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PA-05</w:t>
      </w:r>
      <w:bookmarkEnd w:id="1865"/>
    </w:p>
    <w:p w14:paraId="73A9EA2C" w14:textId="0BA1E1A7" w:rsidR="00A93171" w:rsidRPr="00A93171" w:rsidRDefault="00A93171" w:rsidP="00E73F36">
      <w:pPr>
        <w:pStyle w:val="Sinespaciado"/>
        <w:spacing w:line="360" w:lineRule="auto"/>
        <w:ind w:left="142" w:firstLine="709"/>
        <w:jc w:val="both"/>
        <w:rPr>
          <w:rFonts w:ascii="Arial" w:hAnsi="Arial" w:cs="Arial"/>
          <w:b/>
          <w:bCs/>
        </w:rPr>
      </w:pPr>
      <w:r w:rsidRPr="00A93171">
        <w:rPr>
          <w:rFonts w:ascii="Arial" w:hAnsi="Arial" w:cs="Arial"/>
        </w:rPr>
        <w:t>Las pr</w:t>
      </w:r>
      <w:r>
        <w:rPr>
          <w:rFonts w:ascii="Arial" w:hAnsi="Arial" w:cs="Arial"/>
        </w:rPr>
        <w:t>á</w:t>
      </w:r>
      <w:r w:rsidRPr="00A93171">
        <w:rPr>
          <w:rFonts w:ascii="Arial" w:hAnsi="Arial" w:cs="Arial"/>
        </w:rPr>
        <w:t>cticas creadas en los diferentes niveles del aplicativo tendrán validación con mensajes y colores vistosos para que el niño puede aprender y entretenerse, ver figura 7</w:t>
      </w:r>
      <w:r w:rsidR="00A340C8">
        <w:rPr>
          <w:rFonts w:ascii="Arial" w:hAnsi="Arial" w:cs="Arial"/>
        </w:rPr>
        <w:t>3</w:t>
      </w:r>
      <w:r w:rsidRPr="00A93171">
        <w:rPr>
          <w:rFonts w:ascii="Arial" w:hAnsi="Arial" w:cs="Arial"/>
        </w:rPr>
        <w:t xml:space="preserve"> </w:t>
      </w:r>
      <w:r w:rsidR="00A340C8">
        <w:rPr>
          <w:rFonts w:ascii="Arial" w:hAnsi="Arial" w:cs="Arial"/>
          <w:b/>
          <w:bCs/>
        </w:rPr>
        <w:t>A</w:t>
      </w:r>
      <w:r w:rsidRPr="00A93171">
        <w:rPr>
          <w:rFonts w:ascii="Arial" w:hAnsi="Arial" w:cs="Arial"/>
          <w:b/>
          <w:bCs/>
        </w:rPr>
        <w:t>nexo I.</w:t>
      </w:r>
    </w:p>
    <w:p w14:paraId="1725184A" w14:textId="40767763" w:rsidR="0025476A" w:rsidRPr="00033C19" w:rsidRDefault="008B191F" w:rsidP="00E73F36">
      <w:pPr>
        <w:pStyle w:val="Ttulo3"/>
        <w:numPr>
          <w:ilvl w:val="2"/>
          <w:numId w:val="2"/>
        </w:numPr>
        <w:spacing w:line="360" w:lineRule="auto"/>
        <w:ind w:left="142"/>
        <w:rPr>
          <w:rFonts w:ascii="Arial" w:hAnsi="Arial" w:cs="Arial"/>
          <w:b/>
          <w:bCs/>
          <w:color w:val="000000" w:themeColor="text1"/>
          <w:sz w:val="28"/>
          <w:szCs w:val="28"/>
        </w:rPr>
      </w:pPr>
      <w:bookmarkStart w:id="1866" w:name="_Toc45264843"/>
      <w:r w:rsidRPr="00033C19">
        <w:rPr>
          <w:rFonts w:ascii="Arial" w:hAnsi="Arial" w:cs="Arial"/>
          <w:b/>
          <w:bCs/>
          <w:color w:val="000000" w:themeColor="text1"/>
          <w:sz w:val="28"/>
          <w:szCs w:val="28"/>
        </w:rPr>
        <w:t>Prueba de Usabilidad</w:t>
      </w:r>
      <w:bookmarkEnd w:id="1866"/>
    </w:p>
    <w:p w14:paraId="05218848" w14:textId="69B5A185" w:rsidR="008B191F" w:rsidRPr="00BE1DB2" w:rsidRDefault="008B191F"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esta etapa</w:t>
      </w:r>
      <w:r w:rsidR="001C67E0" w:rsidRPr="00BE1DB2">
        <w:rPr>
          <w:rFonts w:ascii="Arial" w:hAnsi="Arial" w:cs="Arial"/>
          <w:color w:val="000000" w:themeColor="text1"/>
        </w:rPr>
        <w:t xml:space="preserve"> se realizó un cuestionario para poder ejecutar las pruebas de usabilidad, </w:t>
      </w:r>
      <w:r w:rsidR="00F71F38">
        <w:rPr>
          <w:rFonts w:ascii="Arial" w:hAnsi="Arial" w:cs="Arial"/>
          <w:color w:val="000000" w:themeColor="text1"/>
        </w:rPr>
        <w:t>donde el encuestado</w:t>
      </w:r>
      <w:r w:rsidR="001C67E0" w:rsidRPr="00BE1DB2">
        <w:rPr>
          <w:rFonts w:ascii="Arial" w:hAnsi="Arial" w:cs="Arial"/>
          <w:color w:val="000000" w:themeColor="text1"/>
        </w:rPr>
        <w:t xml:space="preserve"> tenían </w:t>
      </w:r>
      <w:r w:rsidR="00D92346">
        <w:rPr>
          <w:rFonts w:ascii="Arial" w:hAnsi="Arial" w:cs="Arial"/>
          <w:color w:val="000000" w:themeColor="text1"/>
        </w:rPr>
        <w:t>10</w:t>
      </w:r>
      <w:r w:rsidR="001C67E0" w:rsidRPr="00BE1DB2">
        <w:rPr>
          <w:rFonts w:ascii="Arial" w:hAnsi="Arial" w:cs="Arial"/>
          <w:color w:val="000000" w:themeColor="text1"/>
        </w:rPr>
        <w:t xml:space="preserve"> preguntas</w:t>
      </w:r>
      <w:r w:rsidR="00BE2D5B">
        <w:rPr>
          <w:rFonts w:ascii="Arial" w:hAnsi="Arial" w:cs="Arial"/>
          <w:color w:val="000000" w:themeColor="text1"/>
        </w:rPr>
        <w:t>,</w:t>
      </w:r>
      <w:r w:rsidR="00D318D2" w:rsidRPr="00BE1DB2">
        <w:rPr>
          <w:rFonts w:ascii="Arial" w:hAnsi="Arial" w:cs="Arial"/>
          <w:color w:val="000000" w:themeColor="text1"/>
        </w:rPr>
        <w:t xml:space="preserve"> </w:t>
      </w:r>
      <w:r w:rsidR="00BE2D5B">
        <w:rPr>
          <w:rFonts w:ascii="Arial" w:hAnsi="Arial" w:cs="Arial"/>
          <w:color w:val="000000" w:themeColor="text1"/>
        </w:rPr>
        <w:t>v</w:t>
      </w:r>
      <w:r w:rsidR="00D318D2" w:rsidRPr="00BE1DB2">
        <w:rPr>
          <w:rFonts w:ascii="Arial" w:hAnsi="Arial" w:cs="Arial"/>
          <w:color w:val="000000" w:themeColor="text1"/>
        </w:rPr>
        <w:t>er</w:t>
      </w:r>
      <w:r w:rsidR="00F71F38">
        <w:rPr>
          <w:rFonts w:ascii="Arial" w:hAnsi="Arial" w:cs="Arial"/>
          <w:color w:val="000000" w:themeColor="text1"/>
        </w:rPr>
        <w:t xml:space="preserve"> figura 7</w:t>
      </w:r>
      <w:r w:rsidR="00A340C8">
        <w:rPr>
          <w:rFonts w:ascii="Arial" w:hAnsi="Arial" w:cs="Arial"/>
          <w:color w:val="000000" w:themeColor="text1"/>
        </w:rPr>
        <w:t>4</w:t>
      </w:r>
      <w:r w:rsidR="00D92346">
        <w:rPr>
          <w:rFonts w:ascii="Arial" w:hAnsi="Arial" w:cs="Arial"/>
          <w:color w:val="000000" w:themeColor="text1"/>
        </w:rPr>
        <w:t>,</w:t>
      </w:r>
      <w:r w:rsidR="00F71F38">
        <w:rPr>
          <w:rFonts w:ascii="Arial" w:hAnsi="Arial" w:cs="Arial"/>
          <w:color w:val="000000" w:themeColor="text1"/>
        </w:rPr>
        <w:t xml:space="preserve"> 7</w:t>
      </w:r>
      <w:r w:rsidR="00A340C8">
        <w:rPr>
          <w:rFonts w:ascii="Arial" w:hAnsi="Arial" w:cs="Arial"/>
          <w:color w:val="000000" w:themeColor="text1"/>
        </w:rPr>
        <w:t>5</w:t>
      </w:r>
      <w:r w:rsidR="00D92346">
        <w:rPr>
          <w:rFonts w:ascii="Arial" w:hAnsi="Arial" w:cs="Arial"/>
          <w:color w:val="000000" w:themeColor="text1"/>
        </w:rPr>
        <w:t xml:space="preserve"> y 7</w:t>
      </w:r>
      <w:r w:rsidR="00A340C8">
        <w:rPr>
          <w:rFonts w:ascii="Arial" w:hAnsi="Arial" w:cs="Arial"/>
          <w:color w:val="000000" w:themeColor="text1"/>
        </w:rPr>
        <w:t>6</w:t>
      </w:r>
      <w:r w:rsidR="00D318D2" w:rsidRPr="00BE1DB2">
        <w:rPr>
          <w:rFonts w:ascii="Arial" w:hAnsi="Arial" w:cs="Arial"/>
          <w:color w:val="000000" w:themeColor="text1"/>
        </w:rPr>
        <w:t xml:space="preserve"> </w:t>
      </w:r>
      <w:r w:rsidR="00D318D2" w:rsidRPr="00BE1DB2">
        <w:rPr>
          <w:rFonts w:ascii="Arial" w:hAnsi="Arial" w:cs="Arial"/>
          <w:b/>
          <w:bCs/>
          <w:color w:val="000000" w:themeColor="text1"/>
        </w:rPr>
        <w:t xml:space="preserve">Anexo </w:t>
      </w:r>
      <w:r w:rsidR="0019731B" w:rsidRPr="00BE1DB2">
        <w:rPr>
          <w:rFonts w:ascii="Arial" w:hAnsi="Arial" w:cs="Arial"/>
          <w:b/>
          <w:bCs/>
          <w:color w:val="000000" w:themeColor="text1"/>
        </w:rPr>
        <w:t>J</w:t>
      </w:r>
      <w:r w:rsidR="00BE2D5B">
        <w:rPr>
          <w:rFonts w:ascii="Arial" w:hAnsi="Arial" w:cs="Arial"/>
          <w:color w:val="000000" w:themeColor="text1"/>
        </w:rPr>
        <w:t>.</w:t>
      </w:r>
    </w:p>
    <w:p w14:paraId="1E27097F" w14:textId="23E64AB3" w:rsidR="00D92346" w:rsidRPr="00D92346" w:rsidRDefault="00D92346" w:rsidP="00E73F36">
      <w:pPr>
        <w:spacing w:line="360" w:lineRule="auto"/>
        <w:ind w:left="142" w:firstLine="709"/>
        <w:jc w:val="both"/>
        <w:rPr>
          <w:rFonts w:ascii="Arial" w:hAnsi="Arial" w:cs="Arial"/>
          <w:lang w:val="es-ES"/>
        </w:rPr>
      </w:pPr>
      <w:r>
        <w:rPr>
          <w:rFonts w:ascii="Arial" w:hAnsi="Arial" w:cs="Arial"/>
          <w:lang w:val="es-ES"/>
        </w:rPr>
        <w:t>P</w:t>
      </w:r>
      <w:r w:rsidRPr="00D92346">
        <w:rPr>
          <w:rFonts w:ascii="Arial" w:hAnsi="Arial" w:cs="Arial"/>
          <w:lang w:val="es-ES"/>
        </w:rPr>
        <w:t xml:space="preserve">ara la calificación se aplica la escala de Likert </w:t>
      </w:r>
      <w:r>
        <w:rPr>
          <w:rFonts w:ascii="Arial" w:hAnsi="Arial" w:cs="Arial"/>
          <w:lang w:val="es-ES"/>
        </w:rPr>
        <w:t>y</w:t>
      </w:r>
      <w:r w:rsidRPr="00D92346">
        <w:rPr>
          <w:rFonts w:ascii="Arial" w:hAnsi="Arial" w:cs="Arial"/>
          <w:lang w:val="es-ES"/>
        </w:rPr>
        <w:t xml:space="preserve"> califica</w:t>
      </w:r>
      <w:r>
        <w:rPr>
          <w:rFonts w:ascii="Arial" w:hAnsi="Arial" w:cs="Arial"/>
          <w:lang w:val="es-ES"/>
        </w:rPr>
        <w:t>r</w:t>
      </w:r>
      <w:r w:rsidRPr="00D92346">
        <w:rPr>
          <w:rFonts w:ascii="Arial" w:hAnsi="Arial" w:cs="Arial"/>
          <w:lang w:val="es-ES"/>
        </w:rPr>
        <w:t xml:space="preserve"> el nivel de acuerdo o desacuerdo bajo 5 posibilidades dadas a los usuarios. Para generar los resultados se aplicó la encuesta el algoritmo de SUS que se basa en:</w:t>
      </w:r>
    </w:p>
    <w:p w14:paraId="5AA4058E" w14:textId="77777777"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Si una pregunta es impar (1,3,5,7,9) el valor dado por el usuario se restará 1 punto.</w:t>
      </w:r>
    </w:p>
    <w:p w14:paraId="6176102B" w14:textId="15E05D45"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 xml:space="preserve">Si la pregunta es par (2,4,6,8,10) al valor dado por el usuario se </w:t>
      </w:r>
      <w:r>
        <w:rPr>
          <w:rFonts w:ascii="Arial" w:hAnsi="Arial" w:cs="Arial"/>
          <w:lang w:val="es-ES"/>
        </w:rPr>
        <w:t>sumará</w:t>
      </w:r>
      <w:r w:rsidRPr="00D92346">
        <w:rPr>
          <w:rFonts w:ascii="Arial" w:hAnsi="Arial" w:cs="Arial"/>
          <w:lang w:val="es-ES"/>
        </w:rPr>
        <w:t xml:space="preserve"> 5 puntos.</w:t>
      </w:r>
    </w:p>
    <w:p w14:paraId="09573DEE" w14:textId="11BF717D"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Se suman los 10 resultados por pregunta y se la multiplica por 2.5 obteniendo un valor sobre 100.</w:t>
      </w:r>
    </w:p>
    <w:p w14:paraId="72EF940C" w14:textId="77777777"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De los valores obtenidos sobre 100 se obtiene un promedio que es el puntaje SUS.</w:t>
      </w:r>
    </w:p>
    <w:p w14:paraId="6C0F803A" w14:textId="2CB29252"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Para calificar la encuesta se usa el promedio de la escala de usabilidad SUS donde se señala que: menos de 38 la usabilidad es pobre, de 38 a 52 es un mínimo aceptable, de 52 a 73 la usabilidad se define buena, si es de</w:t>
      </w:r>
      <w:r>
        <w:rPr>
          <w:rFonts w:ascii="Arial" w:hAnsi="Arial" w:cs="Arial"/>
          <w:lang w:val="es-ES"/>
        </w:rPr>
        <w:t xml:space="preserve"> 73 a</w:t>
      </w:r>
      <w:r w:rsidRPr="00D92346">
        <w:rPr>
          <w:rFonts w:ascii="Arial" w:hAnsi="Arial" w:cs="Arial"/>
          <w:lang w:val="es-ES"/>
        </w:rPr>
        <w:t xml:space="preserve"> 85 la usabilidad es excelente y si va de 85 a 100 la usabilidad se considera lo mejor posible.</w:t>
      </w:r>
    </w:p>
    <w:p w14:paraId="16C4FC37" w14:textId="658B5494"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lastRenderedPageBreak/>
        <w:t>El sistema tuvo un promedio de 7</w:t>
      </w:r>
      <w:r>
        <w:rPr>
          <w:rFonts w:ascii="Arial" w:hAnsi="Arial" w:cs="Arial"/>
          <w:lang w:val="es-ES"/>
        </w:rPr>
        <w:t>5,50</w:t>
      </w:r>
      <w:r w:rsidRPr="00D92346">
        <w:rPr>
          <w:rFonts w:ascii="Arial" w:hAnsi="Arial" w:cs="Arial"/>
          <w:lang w:val="es-ES"/>
        </w:rPr>
        <w:t>, ver tabla</w:t>
      </w:r>
      <w:r w:rsidR="00232E47">
        <w:rPr>
          <w:rFonts w:ascii="Arial" w:hAnsi="Arial" w:cs="Arial"/>
          <w:lang w:val="es-ES"/>
        </w:rPr>
        <w:t xml:space="preserve"> </w:t>
      </w:r>
      <w:r>
        <w:rPr>
          <w:rFonts w:ascii="Arial" w:hAnsi="Arial" w:cs="Arial"/>
          <w:lang w:val="es-ES"/>
        </w:rPr>
        <w:t>47</w:t>
      </w:r>
      <w:r w:rsidRPr="00D92346">
        <w:rPr>
          <w:rFonts w:ascii="Arial" w:hAnsi="Arial" w:cs="Arial"/>
          <w:lang w:val="es-ES"/>
        </w:rPr>
        <w:t xml:space="preserve"> </w:t>
      </w:r>
      <w:r w:rsidR="00A340C8">
        <w:rPr>
          <w:rFonts w:ascii="Arial" w:hAnsi="Arial" w:cs="Arial"/>
          <w:b/>
          <w:lang w:val="es-ES"/>
        </w:rPr>
        <w:t>A</w:t>
      </w:r>
      <w:r w:rsidRPr="00D92346">
        <w:rPr>
          <w:rFonts w:ascii="Arial" w:hAnsi="Arial" w:cs="Arial"/>
          <w:b/>
          <w:lang w:val="es-ES"/>
        </w:rPr>
        <w:t>nexo K</w:t>
      </w:r>
      <w:r w:rsidRPr="00D92346">
        <w:rPr>
          <w:rFonts w:ascii="Arial" w:hAnsi="Arial" w:cs="Arial"/>
          <w:lang w:val="es-ES"/>
        </w:rPr>
        <w:t>, lo que indica según la escala SUS que la usabilidad es excelente</w:t>
      </w:r>
      <w:r w:rsidR="00BE2D5B">
        <w:rPr>
          <w:rFonts w:ascii="Arial" w:hAnsi="Arial" w:cs="Arial"/>
          <w:lang w:val="es-ES"/>
        </w:rPr>
        <w:t xml:space="preserve"> </w:t>
      </w:r>
      <w:sdt>
        <w:sdtPr>
          <w:rPr>
            <w:rFonts w:ascii="Arial" w:hAnsi="Arial" w:cs="Arial"/>
            <w:lang w:val="es-ES"/>
          </w:rPr>
          <w:id w:val="1278296304"/>
          <w:citation/>
        </w:sdtPr>
        <w:sdtContent>
          <w:r w:rsidR="00B646A0">
            <w:rPr>
              <w:rFonts w:ascii="Arial" w:hAnsi="Arial" w:cs="Arial"/>
              <w:lang w:val="es-ES"/>
            </w:rPr>
            <w:fldChar w:fldCharType="begin"/>
          </w:r>
          <w:r w:rsidR="00B646A0">
            <w:rPr>
              <w:rFonts w:ascii="Arial" w:hAnsi="Arial" w:cs="Arial"/>
            </w:rPr>
            <w:instrText xml:space="preserve"> CITATION FAB17 \l 12298 </w:instrText>
          </w:r>
          <w:r w:rsidR="00B646A0">
            <w:rPr>
              <w:rFonts w:ascii="Arial" w:hAnsi="Arial" w:cs="Arial"/>
              <w:lang w:val="es-ES"/>
            </w:rPr>
            <w:fldChar w:fldCharType="separate"/>
          </w:r>
          <w:r w:rsidR="008A228A" w:rsidRPr="008A228A">
            <w:rPr>
              <w:rFonts w:ascii="Arial" w:hAnsi="Arial" w:cs="Arial"/>
              <w:noProof/>
            </w:rPr>
            <w:t>[15]</w:t>
          </w:r>
          <w:r w:rsidR="00B646A0">
            <w:rPr>
              <w:rFonts w:ascii="Arial" w:hAnsi="Arial" w:cs="Arial"/>
              <w:lang w:val="es-ES"/>
            </w:rPr>
            <w:fldChar w:fldCharType="end"/>
          </w:r>
        </w:sdtContent>
      </w:sdt>
      <w:r w:rsidR="00B646A0">
        <w:rPr>
          <w:rFonts w:ascii="Arial" w:hAnsi="Arial" w:cs="Arial"/>
          <w:lang w:val="es-ES"/>
        </w:rPr>
        <w:t>.</w:t>
      </w:r>
    </w:p>
    <w:p w14:paraId="716E94FD" w14:textId="2C97F174" w:rsidR="00D92346" w:rsidRPr="00D92346" w:rsidRDefault="00D92346" w:rsidP="00E73F36">
      <w:pPr>
        <w:spacing w:line="360" w:lineRule="auto"/>
        <w:ind w:left="142"/>
        <w:jc w:val="both"/>
        <w:rPr>
          <w:rFonts w:ascii="Arial" w:hAnsi="Arial" w:cs="Arial"/>
          <w:b/>
          <w:bCs/>
          <w:color w:val="000000" w:themeColor="text1"/>
          <w:sz w:val="24"/>
          <w:szCs w:val="24"/>
        </w:rPr>
      </w:pPr>
      <w:r w:rsidRPr="00D92346">
        <w:rPr>
          <w:rFonts w:ascii="Arial" w:hAnsi="Arial" w:cs="Arial"/>
          <w:b/>
          <w:bCs/>
          <w:color w:val="000000" w:themeColor="text1"/>
          <w:sz w:val="24"/>
          <w:szCs w:val="24"/>
        </w:rPr>
        <w:t>Resultado de Pruebas</w:t>
      </w:r>
    </w:p>
    <w:p w14:paraId="30C37FC0" w14:textId="6BE7B55B" w:rsidR="00171398" w:rsidRPr="00BE1DB2" w:rsidRDefault="00171398" w:rsidP="00B72145">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Se realizó la instalación de la aplicación </w:t>
      </w:r>
      <w:r w:rsidR="00B72145">
        <w:rPr>
          <w:rFonts w:ascii="Arial" w:hAnsi="Arial" w:cs="Arial"/>
          <w:color w:val="000000" w:themeColor="text1"/>
        </w:rPr>
        <w:t>móvil</w:t>
      </w:r>
      <w:r w:rsidRPr="00BE1DB2">
        <w:rPr>
          <w:rFonts w:ascii="Arial" w:hAnsi="Arial" w:cs="Arial"/>
          <w:color w:val="000000" w:themeColor="text1"/>
        </w:rPr>
        <w:t xml:space="preserve"> en los dispositivos móviles de los usuarios, para que puedan interactuar con la misma </w:t>
      </w:r>
      <w:r w:rsidR="00F4788F" w:rsidRPr="00BE1DB2">
        <w:rPr>
          <w:rFonts w:ascii="Arial" w:hAnsi="Arial" w:cs="Arial"/>
          <w:color w:val="000000" w:themeColor="text1"/>
        </w:rPr>
        <w:t>realizando los siguientes pasos:</w:t>
      </w:r>
    </w:p>
    <w:p w14:paraId="5708B434" w14:textId="21CDA4BF"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Ingreso a la aplicación</w:t>
      </w:r>
    </w:p>
    <w:p w14:paraId="3FDF06ED" w14:textId="72C42E3F" w:rsidR="00BE2D5B" w:rsidRDefault="00673B87" w:rsidP="00E73F36">
      <w:pPr>
        <w:pStyle w:val="Prrafodelista"/>
        <w:keepNext/>
        <w:spacing w:line="360" w:lineRule="auto"/>
        <w:ind w:left="142"/>
        <w:jc w:val="center"/>
      </w:pPr>
      <w:r>
        <w:rPr>
          <w:noProof/>
        </w:rPr>
        <w:drawing>
          <wp:inline distT="0" distB="0" distL="0" distR="0" wp14:anchorId="6B2F0B97" wp14:editId="775EF991">
            <wp:extent cx="1579531" cy="2813539"/>
            <wp:effectExtent l="0" t="0" r="190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2051" cy="2835841"/>
                    </a:xfrm>
                    <a:prstGeom prst="rect">
                      <a:avLst/>
                    </a:prstGeom>
                  </pic:spPr>
                </pic:pic>
              </a:graphicData>
            </a:graphic>
          </wp:inline>
        </w:drawing>
      </w:r>
    </w:p>
    <w:p w14:paraId="5FD50BE2" w14:textId="6C7571A6" w:rsidR="007575E3" w:rsidRPr="00BE2D5B" w:rsidRDefault="00BE2D5B" w:rsidP="00E73F36">
      <w:pPr>
        <w:pStyle w:val="Descripcin"/>
        <w:ind w:left="142"/>
        <w:jc w:val="center"/>
        <w:rPr>
          <w:rFonts w:ascii="Arial" w:hAnsi="Arial" w:cs="Arial"/>
          <w:b/>
          <w:bCs/>
          <w:i w:val="0"/>
          <w:iCs w:val="0"/>
          <w:color w:val="000000" w:themeColor="text1"/>
          <w:sz w:val="20"/>
          <w:szCs w:val="20"/>
        </w:rPr>
      </w:pPr>
      <w:bookmarkStart w:id="1867" w:name="_Toc45264861"/>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13</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Inicio de Sesión</w:t>
      </w:r>
      <w:bookmarkEnd w:id="1867"/>
    </w:p>
    <w:p w14:paraId="6C8735C4" w14:textId="77777777" w:rsidR="007575E3" w:rsidRPr="007575E3" w:rsidRDefault="007575E3" w:rsidP="00E73F36">
      <w:pPr>
        <w:ind w:left="142"/>
      </w:pPr>
    </w:p>
    <w:p w14:paraId="5A11EE4D" w14:textId="69883A02" w:rsidR="00BE2D5B" w:rsidRDefault="00673B87" w:rsidP="00E73F36">
      <w:pPr>
        <w:pStyle w:val="Prrafodelista"/>
        <w:keepNext/>
        <w:spacing w:line="360" w:lineRule="auto"/>
        <w:ind w:left="142"/>
        <w:jc w:val="center"/>
      </w:pPr>
      <w:r>
        <w:rPr>
          <w:noProof/>
        </w:rPr>
        <w:drawing>
          <wp:inline distT="0" distB="0" distL="0" distR="0" wp14:anchorId="2A265929" wp14:editId="618198B2">
            <wp:extent cx="1641964" cy="29190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0270" cy="2951591"/>
                    </a:xfrm>
                    <a:prstGeom prst="rect">
                      <a:avLst/>
                    </a:prstGeom>
                  </pic:spPr>
                </pic:pic>
              </a:graphicData>
            </a:graphic>
          </wp:inline>
        </w:drawing>
      </w:r>
    </w:p>
    <w:p w14:paraId="2C00963B" w14:textId="350DFCF5" w:rsidR="007575E3" w:rsidRPr="00BE2D5B" w:rsidRDefault="00BE2D5B" w:rsidP="00E73F36">
      <w:pPr>
        <w:pStyle w:val="Descripcin"/>
        <w:ind w:left="142"/>
        <w:jc w:val="center"/>
        <w:rPr>
          <w:rFonts w:ascii="Arial" w:hAnsi="Arial" w:cs="Arial"/>
          <w:b/>
          <w:bCs/>
          <w:i w:val="0"/>
          <w:iCs w:val="0"/>
          <w:color w:val="000000" w:themeColor="text1"/>
          <w:sz w:val="20"/>
          <w:szCs w:val="20"/>
        </w:rPr>
      </w:pPr>
      <w:bookmarkStart w:id="1868" w:name="_Toc45264862"/>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14</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Registro de usuario</w:t>
      </w:r>
      <w:bookmarkEnd w:id="1868"/>
    </w:p>
    <w:p w14:paraId="03F6055D" w14:textId="1F79D326"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lastRenderedPageBreak/>
        <w:t>Ingresar al tab Diviértete Aprendiendo</w:t>
      </w:r>
    </w:p>
    <w:p w14:paraId="32A42B62" w14:textId="77777777" w:rsidR="00BE2D5B" w:rsidRDefault="007575E3" w:rsidP="00E73F36">
      <w:pPr>
        <w:pStyle w:val="Prrafodelista"/>
        <w:keepNext/>
        <w:spacing w:line="360" w:lineRule="auto"/>
        <w:ind w:left="142"/>
        <w:jc w:val="center"/>
      </w:pPr>
      <w:r>
        <w:rPr>
          <w:noProof/>
        </w:rPr>
        <w:drawing>
          <wp:inline distT="0" distB="0" distL="0" distR="0" wp14:anchorId="4059D484" wp14:editId="04694C10">
            <wp:extent cx="1982763" cy="35248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6508" cy="3531535"/>
                    </a:xfrm>
                    <a:prstGeom prst="rect">
                      <a:avLst/>
                    </a:prstGeom>
                    <a:noFill/>
                    <a:ln>
                      <a:noFill/>
                    </a:ln>
                  </pic:spPr>
                </pic:pic>
              </a:graphicData>
            </a:graphic>
          </wp:inline>
        </w:drawing>
      </w:r>
    </w:p>
    <w:p w14:paraId="60541F44" w14:textId="0E3C4C99" w:rsidR="007575E3" w:rsidRPr="00BE2D5B" w:rsidRDefault="00BE2D5B" w:rsidP="00E73F36">
      <w:pPr>
        <w:pStyle w:val="Descripcin"/>
        <w:ind w:left="142"/>
        <w:jc w:val="center"/>
        <w:rPr>
          <w:rFonts w:ascii="Arial" w:hAnsi="Arial" w:cs="Arial"/>
          <w:b/>
          <w:bCs/>
          <w:i w:val="0"/>
          <w:iCs w:val="0"/>
          <w:color w:val="000000" w:themeColor="text1"/>
          <w:sz w:val="20"/>
          <w:szCs w:val="20"/>
        </w:rPr>
      </w:pPr>
      <w:bookmarkStart w:id="1869" w:name="_Toc45264863"/>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15</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Tab Diviértete Aprendiendo</w:t>
      </w:r>
      <w:bookmarkEnd w:id="1869"/>
    </w:p>
    <w:p w14:paraId="01719A69" w14:textId="77777777" w:rsidR="007575E3" w:rsidRPr="007575E3" w:rsidRDefault="007575E3" w:rsidP="00E73F36">
      <w:pPr>
        <w:ind w:left="142"/>
      </w:pPr>
    </w:p>
    <w:p w14:paraId="1038656E" w14:textId="054F84AE"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Escoger alguna categoría de Divierte Aprendiendo</w:t>
      </w:r>
    </w:p>
    <w:p w14:paraId="77B348B9" w14:textId="67D24F83" w:rsidR="00BE2D5B" w:rsidRDefault="00673B87" w:rsidP="00E73F36">
      <w:pPr>
        <w:pStyle w:val="Prrafodelista"/>
        <w:keepNext/>
        <w:spacing w:line="360" w:lineRule="auto"/>
        <w:ind w:left="142"/>
        <w:jc w:val="center"/>
      </w:pPr>
      <w:r>
        <w:rPr>
          <w:noProof/>
        </w:rPr>
        <w:drawing>
          <wp:inline distT="0" distB="0" distL="0" distR="0" wp14:anchorId="0A4147AF" wp14:editId="0567B80E">
            <wp:extent cx="1889663" cy="3382893"/>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4329" cy="3391247"/>
                    </a:xfrm>
                    <a:prstGeom prst="rect">
                      <a:avLst/>
                    </a:prstGeom>
                  </pic:spPr>
                </pic:pic>
              </a:graphicData>
            </a:graphic>
          </wp:inline>
        </w:drawing>
      </w:r>
    </w:p>
    <w:p w14:paraId="4FEB595C" w14:textId="03B12CF8" w:rsidR="007575E3" w:rsidRPr="00BE2D5B" w:rsidRDefault="00BE2D5B" w:rsidP="00E73F36">
      <w:pPr>
        <w:pStyle w:val="Descripcin"/>
        <w:ind w:left="142"/>
        <w:jc w:val="center"/>
        <w:rPr>
          <w:rFonts w:ascii="Arial" w:hAnsi="Arial" w:cs="Arial"/>
          <w:i w:val="0"/>
          <w:iCs w:val="0"/>
          <w:color w:val="000000" w:themeColor="text1"/>
          <w:sz w:val="20"/>
          <w:szCs w:val="20"/>
        </w:rPr>
      </w:pPr>
      <w:bookmarkStart w:id="1870" w:name="_Toc45264864"/>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16</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Módulo Animales</w:t>
      </w:r>
      <w:bookmarkEnd w:id="1870"/>
    </w:p>
    <w:p w14:paraId="5E97D99E" w14:textId="5C8B8407"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lastRenderedPageBreak/>
        <w:t>Utilizar los componentes de la categoría escogida</w:t>
      </w:r>
    </w:p>
    <w:p w14:paraId="56EF2D15" w14:textId="6C64D3BF" w:rsidR="00BE2D5B" w:rsidRDefault="00673B87" w:rsidP="00E73F36">
      <w:pPr>
        <w:pStyle w:val="Prrafodelista"/>
        <w:keepNext/>
        <w:spacing w:line="360" w:lineRule="auto"/>
        <w:ind w:left="142"/>
        <w:jc w:val="center"/>
      </w:pPr>
      <w:r>
        <w:rPr>
          <w:noProof/>
        </w:rPr>
        <w:drawing>
          <wp:inline distT="0" distB="0" distL="0" distR="0" wp14:anchorId="731C404B" wp14:editId="3D00B70B">
            <wp:extent cx="1982715" cy="352635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6996" cy="3569541"/>
                    </a:xfrm>
                    <a:prstGeom prst="rect">
                      <a:avLst/>
                    </a:prstGeom>
                  </pic:spPr>
                </pic:pic>
              </a:graphicData>
            </a:graphic>
          </wp:inline>
        </w:drawing>
      </w:r>
    </w:p>
    <w:p w14:paraId="1A3306C1" w14:textId="27E21BC9" w:rsidR="00E25F14" w:rsidRPr="00BE2D5B" w:rsidRDefault="00BE2D5B" w:rsidP="00E73F36">
      <w:pPr>
        <w:pStyle w:val="Descripcin"/>
        <w:ind w:left="142"/>
        <w:jc w:val="center"/>
        <w:rPr>
          <w:rFonts w:ascii="Arial" w:hAnsi="Arial" w:cs="Arial"/>
          <w:b/>
          <w:bCs/>
          <w:i w:val="0"/>
          <w:iCs w:val="0"/>
          <w:color w:val="000000" w:themeColor="text1"/>
          <w:sz w:val="20"/>
          <w:szCs w:val="20"/>
        </w:rPr>
      </w:pPr>
      <w:bookmarkStart w:id="1871" w:name="_Toc45264865"/>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17</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Mamíferos</w:t>
      </w:r>
      <w:bookmarkEnd w:id="1871"/>
    </w:p>
    <w:p w14:paraId="2C4ED0C3" w14:textId="73E1ABA0" w:rsidR="00FE3AEF"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Ingresar al tab Diviértete Jugando</w:t>
      </w:r>
    </w:p>
    <w:p w14:paraId="06BCF55D" w14:textId="70B658D8" w:rsidR="00BE2D5B" w:rsidRDefault="00673B87" w:rsidP="00E73F36">
      <w:pPr>
        <w:pStyle w:val="Prrafodelista"/>
        <w:keepNext/>
        <w:spacing w:line="360" w:lineRule="auto"/>
        <w:ind w:left="142"/>
        <w:jc w:val="center"/>
      </w:pPr>
      <w:r>
        <w:rPr>
          <w:noProof/>
        </w:rPr>
        <w:drawing>
          <wp:inline distT="0" distB="0" distL="0" distR="0" wp14:anchorId="1E7B5B2B" wp14:editId="25F964F5">
            <wp:extent cx="2025848" cy="359605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8912" cy="3636995"/>
                    </a:xfrm>
                    <a:prstGeom prst="rect">
                      <a:avLst/>
                    </a:prstGeom>
                  </pic:spPr>
                </pic:pic>
              </a:graphicData>
            </a:graphic>
          </wp:inline>
        </w:drawing>
      </w:r>
    </w:p>
    <w:p w14:paraId="6CF15C6B" w14:textId="1173FFA8" w:rsidR="001C590D" w:rsidRPr="00BE2D5B" w:rsidRDefault="00BE2D5B" w:rsidP="00E73F36">
      <w:pPr>
        <w:pStyle w:val="Descripcin"/>
        <w:ind w:left="142"/>
        <w:jc w:val="center"/>
        <w:rPr>
          <w:rFonts w:ascii="Arial" w:hAnsi="Arial" w:cs="Arial"/>
          <w:b/>
          <w:bCs/>
          <w:i w:val="0"/>
          <w:iCs w:val="0"/>
          <w:color w:val="000000" w:themeColor="text1"/>
          <w:sz w:val="20"/>
          <w:szCs w:val="20"/>
        </w:rPr>
      </w:pPr>
      <w:bookmarkStart w:id="1872" w:name="_Toc45264866"/>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18</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Tab Diviértete Jugando</w:t>
      </w:r>
      <w:bookmarkEnd w:id="1872"/>
    </w:p>
    <w:p w14:paraId="66AB9B56" w14:textId="3D68AF90" w:rsidR="00FE3AEF"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lastRenderedPageBreak/>
        <w:t>Escoger alguna categoría de Divierte Jugando</w:t>
      </w:r>
    </w:p>
    <w:p w14:paraId="75E4FAC8" w14:textId="1E55D7CB" w:rsidR="00BE2D5B" w:rsidRDefault="00673B87" w:rsidP="00E73F36">
      <w:pPr>
        <w:pStyle w:val="Prrafodelista"/>
        <w:keepNext/>
        <w:spacing w:line="360" w:lineRule="auto"/>
        <w:ind w:left="142"/>
        <w:jc w:val="center"/>
      </w:pPr>
      <w:r>
        <w:rPr>
          <w:noProof/>
        </w:rPr>
        <w:drawing>
          <wp:inline distT="0" distB="0" distL="0" distR="0" wp14:anchorId="5E4451AC" wp14:editId="7DFE25E5">
            <wp:extent cx="2055153" cy="3648075"/>
            <wp:effectExtent l="0" t="0" r="254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3987" cy="3681506"/>
                    </a:xfrm>
                    <a:prstGeom prst="rect">
                      <a:avLst/>
                    </a:prstGeom>
                  </pic:spPr>
                </pic:pic>
              </a:graphicData>
            </a:graphic>
          </wp:inline>
        </w:drawing>
      </w:r>
    </w:p>
    <w:p w14:paraId="6AE53046" w14:textId="0F42A7B0" w:rsidR="001C590D" w:rsidRPr="00BE2D5B" w:rsidRDefault="00BE2D5B" w:rsidP="00E73F36">
      <w:pPr>
        <w:pStyle w:val="Descripcin"/>
        <w:ind w:left="142"/>
        <w:jc w:val="center"/>
        <w:rPr>
          <w:rFonts w:ascii="Arial" w:hAnsi="Arial" w:cs="Arial"/>
          <w:b/>
          <w:bCs/>
          <w:i w:val="0"/>
          <w:iCs w:val="0"/>
          <w:color w:val="000000" w:themeColor="text1"/>
          <w:sz w:val="20"/>
          <w:szCs w:val="20"/>
        </w:rPr>
      </w:pPr>
      <w:bookmarkStart w:id="1873" w:name="_Toc45264867"/>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19</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Nivel Básico</w:t>
      </w:r>
      <w:bookmarkEnd w:id="1873"/>
    </w:p>
    <w:p w14:paraId="4C065BEF" w14:textId="204093EA" w:rsidR="003F1C30"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Utilizar los juegos que se encuentran en dicha </w:t>
      </w:r>
      <w:r w:rsidR="001E05C9" w:rsidRPr="00BE1DB2">
        <w:rPr>
          <w:rFonts w:ascii="Arial" w:hAnsi="Arial" w:cs="Arial"/>
          <w:color w:val="000000" w:themeColor="text1"/>
        </w:rPr>
        <w:t>categoría</w:t>
      </w:r>
    </w:p>
    <w:p w14:paraId="19156007" w14:textId="77777777" w:rsidR="00BE2D5B" w:rsidRDefault="00277919" w:rsidP="00E73F36">
      <w:pPr>
        <w:pStyle w:val="Prrafodelista"/>
        <w:keepNext/>
        <w:spacing w:line="360" w:lineRule="auto"/>
        <w:ind w:left="142"/>
        <w:jc w:val="center"/>
      </w:pPr>
      <w:r>
        <w:rPr>
          <w:noProof/>
        </w:rPr>
        <w:drawing>
          <wp:inline distT="0" distB="0" distL="0" distR="0" wp14:anchorId="4030070B" wp14:editId="3C8E28FA">
            <wp:extent cx="1895415" cy="336960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1FBDD034" w14:textId="169E3513" w:rsidR="00277919" w:rsidRPr="00BE2D5B" w:rsidRDefault="00BE2D5B" w:rsidP="00E73F36">
      <w:pPr>
        <w:pStyle w:val="Descripcin"/>
        <w:ind w:left="142"/>
        <w:jc w:val="center"/>
        <w:rPr>
          <w:rFonts w:ascii="Arial" w:hAnsi="Arial" w:cs="Arial"/>
          <w:i w:val="0"/>
          <w:iCs w:val="0"/>
          <w:color w:val="000000" w:themeColor="text1"/>
          <w:sz w:val="20"/>
          <w:szCs w:val="20"/>
        </w:rPr>
      </w:pPr>
      <w:bookmarkStart w:id="1874" w:name="_Toc45264868"/>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Pr="00BE2D5B">
        <w:rPr>
          <w:rFonts w:ascii="Arial" w:hAnsi="Arial" w:cs="Arial"/>
          <w:b/>
          <w:bCs/>
          <w:i w:val="0"/>
          <w:iCs w:val="0"/>
          <w:noProof/>
          <w:color w:val="000000" w:themeColor="text1"/>
          <w:sz w:val="20"/>
          <w:szCs w:val="20"/>
        </w:rPr>
        <w:t>20</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Mueve la Figura</w:t>
      </w:r>
      <w:bookmarkEnd w:id="1874"/>
    </w:p>
    <w:p w14:paraId="01CA1123" w14:textId="5FC1D878" w:rsidR="00681F37" w:rsidRPr="00BE1DB2" w:rsidRDefault="00681F37" w:rsidP="00673B87">
      <w:pPr>
        <w:rPr>
          <w:rFonts w:ascii="Arial" w:hAnsi="Arial" w:cs="Arial"/>
          <w:color w:val="000000" w:themeColor="text1"/>
        </w:rPr>
      </w:pPr>
    </w:p>
    <w:p w14:paraId="7808EEFE" w14:textId="0E89282F" w:rsidR="00BE1DB2" w:rsidRPr="00033C19" w:rsidRDefault="00FD5A26" w:rsidP="00E73F36">
      <w:pPr>
        <w:pStyle w:val="Ttulo1"/>
        <w:numPr>
          <w:ilvl w:val="0"/>
          <w:numId w:val="2"/>
        </w:numPr>
        <w:spacing w:line="480" w:lineRule="auto"/>
        <w:ind w:left="142"/>
        <w:rPr>
          <w:rFonts w:ascii="Arial" w:hAnsi="Arial" w:cs="Arial"/>
          <w:b/>
          <w:color w:val="000000" w:themeColor="text1"/>
          <w:sz w:val="28"/>
        </w:rPr>
      </w:pPr>
      <w:bookmarkStart w:id="1875" w:name="_Toc34668656"/>
      <w:bookmarkStart w:id="1876" w:name="_Toc45264844"/>
      <w:r w:rsidRPr="00F947A1">
        <w:rPr>
          <w:rFonts w:ascii="Arial" w:hAnsi="Arial" w:cs="Arial"/>
          <w:b/>
          <w:color w:val="000000" w:themeColor="text1"/>
          <w:sz w:val="28"/>
        </w:rPr>
        <w:lastRenderedPageBreak/>
        <w:t>CONCLUSIONES</w:t>
      </w:r>
      <w:bookmarkEnd w:id="1875"/>
      <w:r w:rsidRPr="00F947A1">
        <w:rPr>
          <w:rFonts w:ascii="Arial" w:hAnsi="Arial" w:cs="Arial"/>
          <w:b/>
          <w:color w:val="000000" w:themeColor="text1"/>
          <w:sz w:val="28"/>
        </w:rPr>
        <w:t xml:space="preserve"> </w:t>
      </w:r>
      <w:r w:rsidR="00BE1DB2" w:rsidRPr="00F829F6">
        <w:rPr>
          <w:rFonts w:ascii="Arial" w:hAnsi="Arial" w:cs="Arial"/>
          <w:b/>
          <w:color w:val="000000" w:themeColor="text1"/>
          <w:sz w:val="28"/>
        </w:rPr>
        <w:t>Y RECOMENDACIONES</w:t>
      </w:r>
      <w:bookmarkEnd w:id="1876"/>
    </w:p>
    <w:p w14:paraId="7AE71AED" w14:textId="7861432D" w:rsidR="00BE1DB2" w:rsidRPr="00F947A1" w:rsidRDefault="00BE1DB2" w:rsidP="00E73F36">
      <w:pPr>
        <w:pStyle w:val="Ttulo2"/>
        <w:numPr>
          <w:ilvl w:val="1"/>
          <w:numId w:val="2"/>
        </w:numPr>
        <w:spacing w:line="360" w:lineRule="auto"/>
        <w:ind w:left="142"/>
        <w:rPr>
          <w:rFonts w:ascii="Arial" w:hAnsi="Arial" w:cs="Arial"/>
          <w:b/>
          <w:bCs/>
          <w:color w:val="000000" w:themeColor="text1"/>
          <w:sz w:val="28"/>
          <w:szCs w:val="28"/>
        </w:rPr>
      </w:pPr>
      <w:bookmarkStart w:id="1877" w:name="_Toc45264845"/>
      <w:r w:rsidRPr="00033C19">
        <w:rPr>
          <w:rFonts w:ascii="Arial" w:hAnsi="Arial" w:cs="Arial"/>
          <w:b/>
          <w:bCs/>
          <w:color w:val="000000" w:themeColor="text1"/>
          <w:sz w:val="28"/>
          <w:szCs w:val="28"/>
          <w:lang w:eastAsia="es-EC"/>
        </w:rPr>
        <w:t>Conclusiones</w:t>
      </w:r>
      <w:bookmarkEnd w:id="1877"/>
    </w:p>
    <w:p w14:paraId="359733E8" w14:textId="325045E4" w:rsidR="00E16432" w:rsidRPr="00B72145" w:rsidRDefault="00BA664F" w:rsidP="00B72145">
      <w:pPr>
        <w:spacing w:line="360" w:lineRule="auto"/>
        <w:ind w:left="142" w:firstLine="709"/>
        <w:jc w:val="both"/>
        <w:rPr>
          <w:rFonts w:ascii="Arial" w:hAnsi="Arial" w:cs="Arial"/>
          <w:color w:val="000000" w:themeColor="text1"/>
        </w:rPr>
      </w:pPr>
      <w:r w:rsidRPr="00B72145">
        <w:rPr>
          <w:rFonts w:ascii="Arial" w:hAnsi="Arial" w:cs="Arial"/>
          <w:color w:val="000000" w:themeColor="text1"/>
        </w:rPr>
        <w:t xml:space="preserve">Durante el levantamiento de los requerimientos necesarios para el desarrollo de la aplicación móvil con base a la información obtenida mediante las reuniones planificadas, en conjunto con los profesores de la fundación </w:t>
      </w:r>
      <w:commentRangeStart w:id="1878"/>
      <w:commentRangeStart w:id="1879"/>
      <w:r w:rsidRPr="00B72145">
        <w:rPr>
          <w:rFonts w:ascii="Arial" w:hAnsi="Arial" w:cs="Arial"/>
          <w:color w:val="000000" w:themeColor="text1"/>
        </w:rPr>
        <w:t>C</w:t>
      </w:r>
      <w:r w:rsidR="00BE2D5B" w:rsidRPr="00B72145">
        <w:rPr>
          <w:rFonts w:ascii="Arial" w:hAnsi="Arial" w:cs="Arial"/>
          <w:color w:val="000000" w:themeColor="text1"/>
        </w:rPr>
        <w:t xml:space="preserve">entro </w:t>
      </w:r>
      <w:r w:rsidRPr="00B72145">
        <w:rPr>
          <w:rFonts w:ascii="Arial" w:hAnsi="Arial" w:cs="Arial"/>
          <w:color w:val="000000" w:themeColor="text1"/>
        </w:rPr>
        <w:t>I</w:t>
      </w:r>
      <w:r w:rsidR="00BE2D5B" w:rsidRPr="00B72145">
        <w:rPr>
          <w:rFonts w:ascii="Arial" w:hAnsi="Arial" w:cs="Arial"/>
          <w:color w:val="000000" w:themeColor="text1"/>
        </w:rPr>
        <w:t xml:space="preserve">ntegral de </w:t>
      </w:r>
      <w:r w:rsidRPr="00B72145">
        <w:rPr>
          <w:rFonts w:ascii="Arial" w:hAnsi="Arial" w:cs="Arial"/>
          <w:color w:val="000000" w:themeColor="text1"/>
        </w:rPr>
        <w:t>D</w:t>
      </w:r>
      <w:r w:rsidR="00BE2D5B" w:rsidRPr="00B72145">
        <w:rPr>
          <w:rFonts w:ascii="Arial" w:hAnsi="Arial" w:cs="Arial"/>
          <w:color w:val="000000" w:themeColor="text1"/>
        </w:rPr>
        <w:t xml:space="preserve">esarrollo </w:t>
      </w:r>
      <w:r w:rsidRPr="00B72145">
        <w:rPr>
          <w:rFonts w:ascii="Arial" w:hAnsi="Arial" w:cs="Arial"/>
          <w:color w:val="000000" w:themeColor="text1"/>
        </w:rPr>
        <w:t>I</w:t>
      </w:r>
      <w:r w:rsidR="00BE2D5B" w:rsidRPr="00B72145">
        <w:rPr>
          <w:rFonts w:ascii="Arial" w:hAnsi="Arial" w:cs="Arial"/>
          <w:color w:val="000000" w:themeColor="text1"/>
        </w:rPr>
        <w:t>nfantil</w:t>
      </w:r>
      <w:r w:rsidRPr="00B72145">
        <w:rPr>
          <w:rFonts w:ascii="Arial" w:hAnsi="Arial" w:cs="Arial"/>
          <w:color w:val="000000" w:themeColor="text1"/>
        </w:rPr>
        <w:t xml:space="preserve"> Alboroto</w:t>
      </w:r>
      <w:commentRangeEnd w:id="1878"/>
      <w:r w:rsidR="000600C9">
        <w:rPr>
          <w:rStyle w:val="Refdecomentario"/>
        </w:rPr>
        <w:commentReference w:id="1878"/>
      </w:r>
      <w:commentRangeEnd w:id="1879"/>
      <w:r w:rsidR="005B3FD0">
        <w:rPr>
          <w:rStyle w:val="Refdecomentario"/>
        </w:rPr>
        <w:commentReference w:id="1879"/>
      </w:r>
      <w:r w:rsidR="0047473D" w:rsidRPr="00B72145">
        <w:rPr>
          <w:rFonts w:ascii="Arial" w:hAnsi="Arial" w:cs="Arial"/>
          <w:color w:val="000000" w:themeColor="text1"/>
        </w:rPr>
        <w:t xml:space="preserve">, se determinó las herramientas adecuadas que se </w:t>
      </w:r>
      <w:r w:rsidR="00BE2D5B" w:rsidRPr="00B72145">
        <w:rPr>
          <w:rFonts w:ascii="Arial" w:hAnsi="Arial" w:cs="Arial"/>
          <w:color w:val="000000" w:themeColor="text1"/>
        </w:rPr>
        <w:t>utilizó</w:t>
      </w:r>
      <w:r w:rsidR="0047473D" w:rsidRPr="00B72145">
        <w:rPr>
          <w:rFonts w:ascii="Arial" w:hAnsi="Arial" w:cs="Arial"/>
          <w:color w:val="000000" w:themeColor="text1"/>
        </w:rPr>
        <w:t xml:space="preserve"> en el ambiente de trabajo, tales como la facilidad de uso y la adaptabilidad para el proyecto, ya que se acoplan al tiempo de desarrollo estimado. </w:t>
      </w:r>
    </w:p>
    <w:p w14:paraId="1530D604" w14:textId="5397AC84" w:rsidR="00EE29B9" w:rsidRPr="00BE1DB2" w:rsidRDefault="00EE29B9" w:rsidP="00B72145">
      <w:pPr>
        <w:pStyle w:val="Prrafodelista"/>
        <w:spacing w:line="360" w:lineRule="auto"/>
        <w:ind w:left="142" w:firstLine="709"/>
        <w:jc w:val="both"/>
        <w:rPr>
          <w:rFonts w:ascii="Arial" w:hAnsi="Arial" w:cs="Arial"/>
          <w:color w:val="000000" w:themeColor="text1"/>
        </w:rPr>
      </w:pPr>
      <w:r w:rsidRPr="00EE29B9">
        <w:rPr>
          <w:rFonts w:ascii="Arial" w:hAnsi="Arial" w:cs="Arial"/>
          <w:color w:val="000000" w:themeColor="text1"/>
        </w:rPr>
        <w:t xml:space="preserve">La metodología scrum, al ser una metodología </w:t>
      </w:r>
      <w:r w:rsidR="00835B31" w:rsidRPr="00EE29B9">
        <w:rPr>
          <w:rFonts w:ascii="Arial" w:hAnsi="Arial" w:cs="Arial"/>
          <w:color w:val="000000" w:themeColor="text1"/>
        </w:rPr>
        <w:t>ágil permitió</w:t>
      </w:r>
      <w:r w:rsidRPr="00EE29B9">
        <w:rPr>
          <w:rFonts w:ascii="Arial" w:hAnsi="Arial" w:cs="Arial"/>
          <w:color w:val="000000" w:themeColor="text1"/>
        </w:rPr>
        <w:t xml:space="preserve"> el cumplimiento de los requerimientos de una forma ordenada y precisa, basados en una planificación detallada llamada product backlog, con los cuales en conjunto con el equipo de trabajo se realizó una revisión y aceptación a los sprint en los intervalos de tiempo establecidos.</w:t>
      </w:r>
    </w:p>
    <w:p w14:paraId="3344EF92" w14:textId="7DB1FC95" w:rsidR="00B3689C" w:rsidRPr="00BE1DB2" w:rsidRDefault="000B1B00"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Para el desarrollo de la aplicación móvil se utilizó el framework </w:t>
      </w:r>
      <w:r w:rsidR="00BE2D5B">
        <w:rPr>
          <w:rFonts w:ascii="Arial" w:hAnsi="Arial" w:cs="Arial"/>
          <w:color w:val="000000" w:themeColor="text1"/>
        </w:rPr>
        <w:t>I</w:t>
      </w:r>
      <w:r w:rsidRPr="00BE1DB2">
        <w:rPr>
          <w:rFonts w:ascii="Arial" w:hAnsi="Arial" w:cs="Arial"/>
          <w:color w:val="000000" w:themeColor="text1"/>
        </w:rPr>
        <w:t xml:space="preserve">onic, </w:t>
      </w:r>
      <w:r w:rsidR="00EB0F78" w:rsidRPr="00BE1DB2">
        <w:rPr>
          <w:rFonts w:ascii="Arial" w:hAnsi="Arial" w:cs="Arial"/>
          <w:color w:val="000000" w:themeColor="text1"/>
        </w:rPr>
        <w:t>ya que,</w:t>
      </w:r>
      <w:r w:rsidRPr="00BE1DB2">
        <w:rPr>
          <w:rFonts w:ascii="Arial" w:hAnsi="Arial" w:cs="Arial"/>
          <w:color w:val="000000" w:themeColor="text1"/>
        </w:rPr>
        <w:t xml:space="preserve"> al ser una herramienta de código abierto,</w:t>
      </w:r>
      <w:r w:rsidR="00FD5A26" w:rsidRPr="00BE1DB2">
        <w:rPr>
          <w:rFonts w:ascii="Arial" w:hAnsi="Arial" w:cs="Arial"/>
          <w:color w:val="000000" w:themeColor="text1"/>
        </w:rPr>
        <w:t xml:space="preserve"> </w:t>
      </w:r>
      <w:r w:rsidRPr="00BE1DB2">
        <w:rPr>
          <w:rFonts w:ascii="Arial" w:hAnsi="Arial" w:cs="Arial"/>
          <w:color w:val="000000" w:themeColor="text1"/>
        </w:rPr>
        <w:t xml:space="preserve">se </w:t>
      </w:r>
      <w:r w:rsidR="004528EC" w:rsidRPr="00BE1DB2">
        <w:rPr>
          <w:rFonts w:ascii="Arial" w:hAnsi="Arial" w:cs="Arial"/>
          <w:color w:val="000000" w:themeColor="text1"/>
        </w:rPr>
        <w:t>tiene una amplia documentación al alcance</w:t>
      </w:r>
      <w:r w:rsidRPr="00BE1DB2">
        <w:rPr>
          <w:rFonts w:ascii="Arial" w:hAnsi="Arial" w:cs="Arial"/>
          <w:color w:val="000000" w:themeColor="text1"/>
        </w:rPr>
        <w:t xml:space="preserve">, </w:t>
      </w:r>
      <w:r w:rsidR="00DF18F0" w:rsidRPr="00BE1DB2">
        <w:rPr>
          <w:rFonts w:ascii="Arial" w:hAnsi="Arial" w:cs="Arial"/>
          <w:color w:val="000000" w:themeColor="text1"/>
        </w:rPr>
        <w:t xml:space="preserve">esto </w:t>
      </w:r>
      <w:r w:rsidRPr="00BE1DB2">
        <w:rPr>
          <w:rFonts w:ascii="Arial" w:hAnsi="Arial" w:cs="Arial"/>
          <w:color w:val="000000" w:themeColor="text1"/>
        </w:rPr>
        <w:t>permitió reducir tiempos de desarrollo, lo que facilit</w:t>
      </w:r>
      <w:ins w:id="1880" w:author="JUAN PABLO ZALDUMBIDE PROANO" w:date="2020-06-06T23:44:00Z">
        <w:r w:rsidR="000600C9">
          <w:rPr>
            <w:rFonts w:ascii="Arial" w:hAnsi="Arial" w:cs="Arial"/>
            <w:color w:val="000000" w:themeColor="text1"/>
          </w:rPr>
          <w:t>ó</w:t>
        </w:r>
      </w:ins>
      <w:del w:id="1881" w:author="JUAN PABLO ZALDUMBIDE PROANO" w:date="2020-06-06T23:44:00Z">
        <w:r w:rsidRPr="00BE1DB2" w:rsidDel="000600C9">
          <w:rPr>
            <w:rFonts w:ascii="Arial" w:hAnsi="Arial" w:cs="Arial"/>
            <w:color w:val="000000" w:themeColor="text1"/>
          </w:rPr>
          <w:delText>o</w:delText>
        </w:r>
      </w:del>
      <w:r w:rsidRPr="00BE1DB2">
        <w:rPr>
          <w:rFonts w:ascii="Arial" w:hAnsi="Arial" w:cs="Arial"/>
          <w:color w:val="000000" w:themeColor="text1"/>
        </w:rPr>
        <w:t xml:space="preserve"> el cumplimiento de to</w:t>
      </w:r>
      <w:r w:rsidR="00FB698C" w:rsidRPr="00BE1DB2">
        <w:rPr>
          <w:rFonts w:ascii="Arial" w:hAnsi="Arial" w:cs="Arial"/>
          <w:color w:val="000000" w:themeColor="text1"/>
        </w:rPr>
        <w:t>d</w:t>
      </w:r>
      <w:r w:rsidRPr="00BE1DB2">
        <w:rPr>
          <w:rFonts w:ascii="Arial" w:hAnsi="Arial" w:cs="Arial"/>
          <w:color w:val="000000" w:themeColor="text1"/>
        </w:rPr>
        <w:t>o</w:t>
      </w:r>
      <w:r w:rsidR="00FB698C" w:rsidRPr="00BE1DB2">
        <w:rPr>
          <w:rFonts w:ascii="Arial" w:hAnsi="Arial" w:cs="Arial"/>
          <w:color w:val="000000" w:themeColor="text1"/>
        </w:rPr>
        <w:t>s</w:t>
      </w:r>
      <w:r w:rsidRPr="00BE1DB2">
        <w:rPr>
          <w:rFonts w:ascii="Arial" w:hAnsi="Arial" w:cs="Arial"/>
          <w:color w:val="000000" w:themeColor="text1"/>
        </w:rPr>
        <w:t xml:space="preserve"> los requerimientos establecidos para </w:t>
      </w:r>
      <w:r w:rsidR="00E73F36">
        <w:rPr>
          <w:rFonts w:ascii="Arial" w:hAnsi="Arial" w:cs="Arial"/>
          <w:color w:val="000000" w:themeColor="text1"/>
        </w:rPr>
        <w:t>la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w:t>
      </w:r>
    </w:p>
    <w:p w14:paraId="351C289D" w14:textId="7E873428" w:rsidR="00E16432" w:rsidRPr="00E16432" w:rsidRDefault="00E16432" w:rsidP="00B72145">
      <w:pPr>
        <w:pStyle w:val="Prrafodelista"/>
        <w:spacing w:line="360" w:lineRule="auto"/>
        <w:ind w:left="142" w:firstLine="709"/>
        <w:jc w:val="both"/>
        <w:rPr>
          <w:rFonts w:ascii="Arial" w:hAnsi="Arial" w:cs="Arial"/>
          <w:color w:val="000000" w:themeColor="text1"/>
        </w:rPr>
      </w:pPr>
      <w:r w:rsidRPr="00033C19">
        <w:rPr>
          <w:rFonts w:ascii="Arial" w:hAnsi="Arial" w:cs="Arial"/>
        </w:rPr>
        <w:t xml:space="preserve">Al aplicar las pruebas de software y aceptación se puede concluir que la </w:t>
      </w:r>
      <w:r w:rsidR="00D6370B">
        <w:rPr>
          <w:rFonts w:ascii="Arial" w:hAnsi="Arial" w:cs="Arial"/>
        </w:rPr>
        <w:t>aplicación móvil</w:t>
      </w:r>
      <w:r w:rsidRPr="00033C19">
        <w:rPr>
          <w:rFonts w:ascii="Arial" w:hAnsi="Arial" w:cs="Arial"/>
        </w:rPr>
        <w:t xml:space="preserve"> desarrollada tuvo compatibilidad con dispositivos Android. Se cumplieron los requerimientos de usabilidad y aceptación de usuarios, evidenciados por medio de los resultados de encuestas realizadas.</w:t>
      </w:r>
    </w:p>
    <w:p w14:paraId="27579D99" w14:textId="77777777" w:rsidR="00B3689C" w:rsidRPr="00033C19" w:rsidRDefault="00B3689C" w:rsidP="00E73F36">
      <w:pPr>
        <w:pStyle w:val="Prrafodelista"/>
        <w:spacing w:line="360" w:lineRule="auto"/>
        <w:ind w:left="142"/>
        <w:jc w:val="both"/>
        <w:rPr>
          <w:rFonts w:ascii="Arial" w:hAnsi="Arial" w:cs="Arial"/>
        </w:rPr>
      </w:pPr>
    </w:p>
    <w:p w14:paraId="634AF1F5" w14:textId="7ECEB7C7" w:rsidR="00FD5A26" w:rsidRPr="00033C19" w:rsidRDefault="00EC2345" w:rsidP="00E73F36">
      <w:pPr>
        <w:pStyle w:val="Prrafodelista"/>
        <w:spacing w:line="360" w:lineRule="auto"/>
        <w:ind w:left="142"/>
        <w:rPr>
          <w:rFonts w:ascii="Arial" w:hAnsi="Arial" w:cs="Arial"/>
        </w:rPr>
      </w:pPr>
      <w:r w:rsidRPr="00033C19">
        <w:rPr>
          <w:rFonts w:ascii="Arial" w:hAnsi="Arial" w:cs="Arial"/>
        </w:rPr>
        <w:br w:type="page"/>
      </w:r>
    </w:p>
    <w:p w14:paraId="4D312B08" w14:textId="4CD3F91F" w:rsidR="001C67E0" w:rsidRPr="00F947A1" w:rsidRDefault="001C67E0" w:rsidP="00E73F36">
      <w:pPr>
        <w:pStyle w:val="Ttulo2"/>
        <w:numPr>
          <w:ilvl w:val="1"/>
          <w:numId w:val="2"/>
        </w:numPr>
        <w:spacing w:line="360" w:lineRule="auto"/>
        <w:ind w:left="142"/>
        <w:rPr>
          <w:rFonts w:ascii="Arial" w:hAnsi="Arial" w:cs="Arial"/>
          <w:b/>
          <w:bCs/>
          <w:color w:val="000000" w:themeColor="text1"/>
          <w:sz w:val="28"/>
          <w:szCs w:val="28"/>
        </w:rPr>
      </w:pPr>
      <w:bookmarkStart w:id="1882" w:name="_Toc34668657"/>
      <w:bookmarkStart w:id="1883" w:name="_Toc45264846"/>
      <w:r w:rsidRPr="00F947A1">
        <w:rPr>
          <w:rFonts w:ascii="Arial" w:hAnsi="Arial" w:cs="Arial"/>
          <w:b/>
          <w:bCs/>
          <w:color w:val="000000" w:themeColor="text1"/>
          <w:sz w:val="28"/>
          <w:szCs w:val="28"/>
        </w:rPr>
        <w:lastRenderedPageBreak/>
        <w:t>R</w:t>
      </w:r>
      <w:bookmarkEnd w:id="1882"/>
      <w:r w:rsidR="00C23A0A">
        <w:rPr>
          <w:rFonts w:ascii="Arial" w:hAnsi="Arial" w:cs="Arial"/>
          <w:b/>
          <w:bCs/>
          <w:color w:val="000000" w:themeColor="text1"/>
          <w:sz w:val="28"/>
          <w:szCs w:val="28"/>
        </w:rPr>
        <w:t>ecomendaciones</w:t>
      </w:r>
      <w:bookmarkEnd w:id="1883"/>
    </w:p>
    <w:p w14:paraId="724CA260" w14:textId="77777777" w:rsidR="00B644E1" w:rsidRPr="00033C19" w:rsidRDefault="00B644E1" w:rsidP="00E73F36">
      <w:pPr>
        <w:spacing w:line="360" w:lineRule="auto"/>
        <w:ind w:left="142"/>
        <w:rPr>
          <w:rFonts w:ascii="Arial" w:hAnsi="Arial" w:cs="Arial"/>
          <w:color w:val="000000" w:themeColor="text1"/>
          <w:lang w:eastAsia="es-EC"/>
        </w:rPr>
      </w:pPr>
    </w:p>
    <w:p w14:paraId="539CAB99" w14:textId="1F92D5A7" w:rsidR="00B72145" w:rsidRPr="00B72145" w:rsidRDefault="00B644E1"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Para futuras versiones de</w:t>
      </w:r>
      <w:r w:rsidR="00B72145">
        <w:rPr>
          <w:rFonts w:ascii="Arial" w:hAnsi="Arial" w:cs="Arial"/>
          <w:color w:val="000000" w:themeColor="text1"/>
        </w:rPr>
        <w:t xml:space="preserve"> </w:t>
      </w:r>
      <w:r w:rsidRPr="00BE1DB2">
        <w:rPr>
          <w:rFonts w:ascii="Arial" w:hAnsi="Arial" w:cs="Arial"/>
          <w:color w:val="000000" w:themeColor="text1"/>
        </w:rPr>
        <w:t>l</w:t>
      </w:r>
      <w:r w:rsidR="00B72145">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005938EA" w:rsidRPr="00BE1DB2">
        <w:rPr>
          <w:rFonts w:ascii="Arial" w:hAnsi="Arial" w:cs="Arial"/>
          <w:color w:val="000000" w:themeColor="text1"/>
        </w:rPr>
        <w:t>, el diseño debería ser mejorado agregando imágenes en 3d, con diferentes animaciones, para que el mismo sea más atractivo e intuitivo para los niños.</w:t>
      </w:r>
    </w:p>
    <w:p w14:paraId="34F2B495" w14:textId="03336340" w:rsidR="005938EA" w:rsidRPr="00BE1DB2" w:rsidRDefault="005938EA"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Al trabajar con el </w:t>
      </w:r>
      <w:r w:rsidR="00943A44">
        <w:rPr>
          <w:rFonts w:ascii="Arial" w:hAnsi="Arial" w:cs="Arial"/>
          <w:color w:val="000000" w:themeColor="text1"/>
        </w:rPr>
        <w:t>product owner</w:t>
      </w:r>
      <w:r w:rsidRPr="00BE1DB2">
        <w:rPr>
          <w:rFonts w:ascii="Arial" w:hAnsi="Arial" w:cs="Arial"/>
          <w:color w:val="000000" w:themeColor="text1"/>
        </w:rPr>
        <w:t xml:space="preserve"> se recomienda </w:t>
      </w:r>
      <w:r w:rsidR="00F94C7B" w:rsidRPr="00BE1DB2">
        <w:rPr>
          <w:rFonts w:ascii="Arial" w:hAnsi="Arial" w:cs="Arial"/>
          <w:color w:val="000000" w:themeColor="text1"/>
        </w:rPr>
        <w:t>registrar los diferentes requerimientos que sean mencionados en una bitácora, lo cual permitirá al desarrollador entregar los avances en los tiempos establecidos.</w:t>
      </w:r>
    </w:p>
    <w:p w14:paraId="5E0684DB" w14:textId="77777777" w:rsidR="00F94C7B" w:rsidRPr="00BE1DB2" w:rsidRDefault="00F94C7B"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Para las nuevas versiones se recomienda que la aplicación tenga diferentes módulos de aprendizaje y el niño pueda desarrollar más su conocimiento.</w:t>
      </w:r>
    </w:p>
    <w:p w14:paraId="3B23AAE6" w14:textId="77777777" w:rsidR="00B644E1" w:rsidRPr="00BE1DB2" w:rsidRDefault="00B644E1" w:rsidP="00E73F36">
      <w:pPr>
        <w:pStyle w:val="Prrafodelista"/>
        <w:spacing w:line="360" w:lineRule="auto"/>
        <w:ind w:left="142"/>
        <w:jc w:val="both"/>
        <w:rPr>
          <w:rFonts w:ascii="Arial" w:hAnsi="Arial" w:cs="Arial"/>
          <w:color w:val="000000" w:themeColor="text1"/>
        </w:rPr>
      </w:pPr>
      <w:r w:rsidRPr="00BE1DB2" w:rsidDel="004224B4">
        <w:rPr>
          <w:rFonts w:ascii="Arial" w:hAnsi="Arial" w:cs="Arial"/>
          <w:color w:val="000000" w:themeColor="text1"/>
        </w:rPr>
        <w:t xml:space="preserve"> </w:t>
      </w:r>
    </w:p>
    <w:p w14:paraId="626019E9" w14:textId="77777777" w:rsidR="00B644E1" w:rsidRPr="00BE1DB2" w:rsidRDefault="00B644E1" w:rsidP="00E73F36">
      <w:pPr>
        <w:spacing w:line="360" w:lineRule="auto"/>
        <w:ind w:left="142"/>
        <w:rPr>
          <w:rFonts w:ascii="Arial" w:hAnsi="Arial" w:cs="Arial"/>
          <w:color w:val="000000" w:themeColor="text1"/>
        </w:rPr>
      </w:pPr>
    </w:p>
    <w:p w14:paraId="1BCEF01D" w14:textId="4E9FC4C5" w:rsidR="00B644E1" w:rsidRPr="00BE1DB2" w:rsidRDefault="00B644E1" w:rsidP="00E73F36">
      <w:pPr>
        <w:spacing w:line="360" w:lineRule="auto"/>
        <w:ind w:left="142"/>
        <w:rPr>
          <w:rFonts w:ascii="Arial" w:hAnsi="Arial" w:cs="Arial"/>
          <w:color w:val="000000" w:themeColor="text1"/>
        </w:rPr>
      </w:pPr>
    </w:p>
    <w:p w14:paraId="624C8B50" w14:textId="2D895C6C" w:rsidR="00DA4CA8" w:rsidRPr="00BE1DB2" w:rsidRDefault="00DA4CA8" w:rsidP="00E73F36">
      <w:pPr>
        <w:spacing w:line="360" w:lineRule="auto"/>
        <w:ind w:left="142"/>
        <w:rPr>
          <w:rFonts w:ascii="Arial" w:hAnsi="Arial" w:cs="Arial"/>
          <w:color w:val="000000" w:themeColor="text1"/>
        </w:rPr>
      </w:pPr>
    </w:p>
    <w:p w14:paraId="09AB6558" w14:textId="0F5B86BC" w:rsidR="00DA4CA8" w:rsidRPr="00BE1DB2" w:rsidRDefault="00DA4CA8" w:rsidP="00E73F36">
      <w:pPr>
        <w:spacing w:line="360" w:lineRule="auto"/>
        <w:ind w:left="142"/>
        <w:rPr>
          <w:rFonts w:ascii="Arial" w:hAnsi="Arial" w:cs="Arial"/>
          <w:color w:val="000000" w:themeColor="text1"/>
        </w:rPr>
      </w:pPr>
    </w:p>
    <w:p w14:paraId="454CA2C1" w14:textId="280C9264" w:rsidR="00DA4CA8" w:rsidRPr="00BE1DB2" w:rsidRDefault="00DA4CA8" w:rsidP="00E73F36">
      <w:pPr>
        <w:spacing w:line="360" w:lineRule="auto"/>
        <w:ind w:left="142"/>
        <w:rPr>
          <w:rFonts w:ascii="Arial" w:hAnsi="Arial" w:cs="Arial"/>
          <w:color w:val="000000" w:themeColor="text1"/>
        </w:rPr>
      </w:pPr>
    </w:p>
    <w:p w14:paraId="0558DCB9" w14:textId="3D18693E" w:rsidR="00DA4CA8" w:rsidRPr="00BE1DB2" w:rsidRDefault="00DA4CA8" w:rsidP="00E73F36">
      <w:pPr>
        <w:spacing w:line="360" w:lineRule="auto"/>
        <w:ind w:left="142"/>
        <w:rPr>
          <w:rFonts w:ascii="Arial" w:hAnsi="Arial" w:cs="Arial"/>
          <w:color w:val="000000" w:themeColor="text1"/>
        </w:rPr>
      </w:pPr>
    </w:p>
    <w:p w14:paraId="6C8A46AA" w14:textId="0FC5CB1E" w:rsidR="00DA4CA8" w:rsidRPr="00BE1DB2" w:rsidRDefault="00DA4CA8" w:rsidP="00E73F36">
      <w:pPr>
        <w:spacing w:line="360" w:lineRule="auto"/>
        <w:ind w:left="142"/>
        <w:rPr>
          <w:rFonts w:ascii="Arial" w:hAnsi="Arial" w:cs="Arial"/>
          <w:color w:val="000000" w:themeColor="text1"/>
        </w:rPr>
      </w:pPr>
    </w:p>
    <w:p w14:paraId="320DEBFB" w14:textId="5B22CADB" w:rsidR="00DA4CA8" w:rsidRPr="00BE1DB2" w:rsidRDefault="00DA4CA8" w:rsidP="00E73F36">
      <w:pPr>
        <w:spacing w:line="360" w:lineRule="auto"/>
        <w:ind w:left="142"/>
        <w:rPr>
          <w:rFonts w:ascii="Arial" w:hAnsi="Arial" w:cs="Arial"/>
          <w:color w:val="000000" w:themeColor="text1"/>
        </w:rPr>
      </w:pPr>
    </w:p>
    <w:p w14:paraId="60CD291F" w14:textId="39AF63E0" w:rsidR="00DA4CA8" w:rsidRPr="00BE1DB2" w:rsidRDefault="00DA4CA8" w:rsidP="00E73F36">
      <w:pPr>
        <w:spacing w:line="360" w:lineRule="auto"/>
        <w:ind w:left="142"/>
        <w:rPr>
          <w:rFonts w:ascii="Arial" w:hAnsi="Arial" w:cs="Arial"/>
          <w:color w:val="000000" w:themeColor="text1"/>
        </w:rPr>
      </w:pPr>
    </w:p>
    <w:p w14:paraId="18976B82" w14:textId="0404199F" w:rsidR="00DA4CA8" w:rsidRPr="00BE1DB2" w:rsidRDefault="00DA4CA8" w:rsidP="00E73F36">
      <w:pPr>
        <w:spacing w:line="360" w:lineRule="auto"/>
        <w:ind w:left="142"/>
        <w:rPr>
          <w:rFonts w:ascii="Arial" w:hAnsi="Arial" w:cs="Arial"/>
          <w:color w:val="000000" w:themeColor="text1"/>
        </w:rPr>
      </w:pPr>
    </w:p>
    <w:p w14:paraId="2C578F80" w14:textId="3628F7D1" w:rsidR="00DA4CA8" w:rsidRPr="00BE1DB2" w:rsidRDefault="00DA4CA8" w:rsidP="00E73F36">
      <w:pPr>
        <w:spacing w:line="360" w:lineRule="auto"/>
        <w:ind w:left="142"/>
        <w:rPr>
          <w:rFonts w:ascii="Arial" w:hAnsi="Arial" w:cs="Arial"/>
          <w:color w:val="000000" w:themeColor="text1"/>
        </w:rPr>
      </w:pPr>
    </w:p>
    <w:p w14:paraId="5CB7F05B" w14:textId="178CAE53" w:rsidR="00DA4CA8" w:rsidRPr="00BE1DB2" w:rsidRDefault="00DA4CA8" w:rsidP="00E73F36">
      <w:pPr>
        <w:spacing w:line="360" w:lineRule="auto"/>
        <w:ind w:left="142"/>
        <w:rPr>
          <w:rFonts w:ascii="Arial" w:hAnsi="Arial" w:cs="Arial"/>
          <w:color w:val="000000" w:themeColor="text1"/>
        </w:rPr>
      </w:pPr>
    </w:p>
    <w:p w14:paraId="0B0862C6" w14:textId="5BC1F762" w:rsidR="00DA4CA8" w:rsidRPr="00BE1DB2" w:rsidRDefault="00DA4CA8" w:rsidP="00EA47EB">
      <w:pPr>
        <w:spacing w:line="360" w:lineRule="auto"/>
        <w:rPr>
          <w:rFonts w:ascii="Arial" w:hAnsi="Arial" w:cs="Arial"/>
          <w:color w:val="000000" w:themeColor="text1"/>
        </w:rPr>
      </w:pPr>
    </w:p>
    <w:p w14:paraId="3B3C3FF2" w14:textId="116DFC7C" w:rsidR="00DA4CA8" w:rsidRPr="00BE1DB2" w:rsidRDefault="00DA4CA8" w:rsidP="00EA47EB">
      <w:pPr>
        <w:spacing w:line="360" w:lineRule="auto"/>
        <w:rPr>
          <w:rFonts w:ascii="Arial" w:hAnsi="Arial" w:cs="Arial"/>
          <w:color w:val="000000" w:themeColor="text1"/>
        </w:rPr>
      </w:pPr>
    </w:p>
    <w:p w14:paraId="437BE528" w14:textId="03130DA5" w:rsidR="00DA4CA8" w:rsidRPr="00BE1DB2" w:rsidRDefault="00DA4CA8" w:rsidP="00EA47EB">
      <w:pPr>
        <w:spacing w:line="360" w:lineRule="auto"/>
        <w:rPr>
          <w:rFonts w:ascii="Arial" w:hAnsi="Arial" w:cs="Arial"/>
          <w:color w:val="000000" w:themeColor="text1"/>
        </w:rPr>
      </w:pPr>
    </w:p>
    <w:p w14:paraId="0CFF2BD1" w14:textId="77777777" w:rsidR="00DA4CA8" w:rsidRPr="00BE1DB2" w:rsidRDefault="00DA4CA8" w:rsidP="00EA47EB">
      <w:pPr>
        <w:spacing w:line="360" w:lineRule="auto"/>
        <w:rPr>
          <w:rFonts w:ascii="Arial" w:hAnsi="Arial" w:cs="Arial"/>
          <w:color w:val="000000" w:themeColor="text1"/>
        </w:rPr>
      </w:pPr>
    </w:p>
    <w:bookmarkStart w:id="1884" w:name="_Toc34668658" w:displacedByCustomXml="next"/>
    <w:bookmarkStart w:id="1885" w:name="_Toc45264847" w:displacedByCustomXml="next"/>
    <w:sdt>
      <w:sdtPr>
        <w:rPr>
          <w:rFonts w:ascii="Arial" w:eastAsiaTheme="minorHAnsi" w:hAnsi="Arial" w:cs="Arial"/>
          <w:color w:val="000000" w:themeColor="text1"/>
          <w:sz w:val="22"/>
          <w:szCs w:val="22"/>
          <w:lang w:val="es-ES" w:eastAsia="en-US"/>
        </w:rPr>
        <w:id w:val="-380327711"/>
        <w:docPartObj>
          <w:docPartGallery w:val="Bibliographies"/>
          <w:docPartUnique/>
        </w:docPartObj>
      </w:sdtPr>
      <w:sdtEndPr>
        <w:rPr>
          <w:lang w:val="es-EC"/>
        </w:rPr>
      </w:sdtEndPr>
      <w:sdtContent>
        <w:bookmarkEnd w:id="1884" w:displacedByCustomXml="prev"/>
        <w:p w14:paraId="324E9C71" w14:textId="7DD2213E" w:rsidR="00FF0FBE" w:rsidRPr="00BE1DB2" w:rsidRDefault="00BE1DB2" w:rsidP="00D3726B">
          <w:pPr>
            <w:pStyle w:val="Ttulo1"/>
            <w:numPr>
              <w:ilvl w:val="0"/>
              <w:numId w:val="2"/>
            </w:numPr>
            <w:rPr>
              <w:rFonts w:ascii="Arial" w:hAnsi="Arial" w:cs="Arial"/>
              <w:b/>
              <w:bCs/>
              <w:color w:val="000000" w:themeColor="text1"/>
              <w:sz w:val="28"/>
              <w:szCs w:val="28"/>
            </w:rPr>
          </w:pPr>
          <w:r w:rsidRPr="00BE1DB2">
            <w:rPr>
              <w:rFonts w:ascii="Arial" w:hAnsi="Arial" w:cs="Arial"/>
              <w:b/>
              <w:bCs/>
              <w:color w:val="000000" w:themeColor="text1"/>
              <w:sz w:val="28"/>
              <w:szCs w:val="28"/>
              <w:lang w:val="es-ES"/>
            </w:rPr>
            <w:t>BIBLIOGRÁFI</w:t>
          </w:r>
          <w:r w:rsidR="00D3726B">
            <w:rPr>
              <w:rFonts w:ascii="Arial" w:hAnsi="Arial" w:cs="Arial"/>
              <w:b/>
              <w:bCs/>
              <w:color w:val="000000" w:themeColor="text1"/>
              <w:sz w:val="28"/>
              <w:szCs w:val="28"/>
              <w:lang w:val="es-ES"/>
            </w:rPr>
            <w:t>A</w:t>
          </w:r>
          <w:bookmarkEnd w:id="1885"/>
        </w:p>
        <w:sdt>
          <w:sdtPr>
            <w:rPr>
              <w:rFonts w:ascii="Arial" w:hAnsi="Arial" w:cs="Arial"/>
              <w:color w:val="000000" w:themeColor="text1"/>
            </w:rPr>
            <w:id w:val="111145805"/>
            <w:bibliography/>
          </w:sdtPr>
          <w:sdtContent>
            <w:p w14:paraId="7C9561B1" w14:textId="77777777" w:rsidR="008A228A" w:rsidRDefault="00FF0FBE">
              <w:pPr>
                <w:rPr>
                  <w:noProof/>
                </w:rPr>
              </w:pPr>
              <w:r w:rsidRPr="00033C19">
                <w:rPr>
                  <w:rFonts w:ascii="Arial" w:hAnsi="Arial" w:cs="Arial"/>
                  <w:color w:val="000000" w:themeColor="text1"/>
                </w:rPr>
                <w:fldChar w:fldCharType="begin"/>
              </w:r>
              <w:r w:rsidRPr="00033C19">
                <w:rPr>
                  <w:rFonts w:ascii="Arial" w:hAnsi="Arial" w:cs="Arial"/>
                  <w:color w:val="000000" w:themeColor="text1"/>
                </w:rPr>
                <w:instrText>BIBLIOGRAPHY</w:instrText>
              </w:r>
              <w:r w:rsidRPr="00033C19">
                <w:rPr>
                  <w:rFonts w:ascii="Arial" w:hAnsi="Arial" w:cs="Arial"/>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8A228A" w14:paraId="211626C5" w14:textId="77777777">
                <w:trPr>
                  <w:divId w:val="758792328"/>
                  <w:tblCellSpacing w:w="15" w:type="dxa"/>
                </w:trPr>
                <w:tc>
                  <w:tcPr>
                    <w:tcW w:w="50" w:type="pct"/>
                    <w:hideMark/>
                  </w:tcPr>
                  <w:p w14:paraId="363115EE" w14:textId="2E3D3134" w:rsidR="008A228A" w:rsidRDefault="008A228A">
                    <w:pPr>
                      <w:pStyle w:val="Bibliografa"/>
                      <w:rPr>
                        <w:noProof/>
                        <w:sz w:val="24"/>
                        <w:szCs w:val="24"/>
                        <w:lang w:val="es-ES"/>
                      </w:rPr>
                    </w:pPr>
                    <w:r>
                      <w:rPr>
                        <w:noProof/>
                        <w:lang w:val="es-ES"/>
                      </w:rPr>
                      <w:t xml:space="preserve">[1] </w:t>
                    </w:r>
                  </w:p>
                </w:tc>
                <w:tc>
                  <w:tcPr>
                    <w:tcW w:w="0" w:type="auto"/>
                    <w:hideMark/>
                  </w:tcPr>
                  <w:p w14:paraId="1423162B" w14:textId="77777777" w:rsidR="008A228A" w:rsidRDefault="008A228A">
                    <w:pPr>
                      <w:pStyle w:val="Bibliografa"/>
                      <w:rPr>
                        <w:noProof/>
                        <w:lang w:val="es-ES"/>
                      </w:rPr>
                    </w:pPr>
                    <w:r>
                      <w:rPr>
                        <w:noProof/>
                        <w:lang w:val="es-ES"/>
                      </w:rPr>
                      <w:t>UNESCO, «Panoramica Regional: America Latina y El caribe,» 2011. [En línea]. Available: https://unesdoc.unesco.org/ark:/48223/pf0000191433_spa.</w:t>
                    </w:r>
                  </w:p>
                </w:tc>
              </w:tr>
              <w:tr w:rsidR="008A228A" w14:paraId="023DCD07" w14:textId="77777777">
                <w:trPr>
                  <w:divId w:val="758792328"/>
                  <w:tblCellSpacing w:w="15" w:type="dxa"/>
                </w:trPr>
                <w:tc>
                  <w:tcPr>
                    <w:tcW w:w="50" w:type="pct"/>
                    <w:hideMark/>
                  </w:tcPr>
                  <w:p w14:paraId="69DA216A" w14:textId="77777777" w:rsidR="008A228A" w:rsidRDefault="008A228A">
                    <w:pPr>
                      <w:pStyle w:val="Bibliografa"/>
                      <w:rPr>
                        <w:noProof/>
                        <w:lang w:val="es-ES"/>
                      </w:rPr>
                    </w:pPr>
                    <w:r>
                      <w:rPr>
                        <w:noProof/>
                        <w:lang w:val="es-ES"/>
                      </w:rPr>
                      <w:t xml:space="preserve">[2] </w:t>
                    </w:r>
                  </w:p>
                </w:tc>
                <w:tc>
                  <w:tcPr>
                    <w:tcW w:w="0" w:type="auto"/>
                    <w:hideMark/>
                  </w:tcPr>
                  <w:p w14:paraId="7040D525" w14:textId="77777777" w:rsidR="008A228A" w:rsidRDefault="008A228A">
                    <w:pPr>
                      <w:pStyle w:val="Bibliografa"/>
                      <w:rPr>
                        <w:noProof/>
                        <w:lang w:val="es-ES"/>
                      </w:rPr>
                    </w:pPr>
                    <w:r>
                      <w:rPr>
                        <w:noProof/>
                        <w:lang w:val="es-ES"/>
                      </w:rPr>
                      <w:t>CEPAL, «Panorama Fiscal de America Latina y el Caribe,» 2018. [En línea]. Available: https://repositorio.cepal.org/bitstream/handle/11362/43405/7/S1800082_es.pdf.</w:t>
                    </w:r>
                  </w:p>
                </w:tc>
              </w:tr>
              <w:tr w:rsidR="008A228A" w14:paraId="08BD0E27" w14:textId="77777777">
                <w:trPr>
                  <w:divId w:val="758792328"/>
                  <w:tblCellSpacing w:w="15" w:type="dxa"/>
                </w:trPr>
                <w:tc>
                  <w:tcPr>
                    <w:tcW w:w="50" w:type="pct"/>
                    <w:hideMark/>
                  </w:tcPr>
                  <w:p w14:paraId="17EF3E44" w14:textId="77777777" w:rsidR="008A228A" w:rsidRDefault="008A228A">
                    <w:pPr>
                      <w:pStyle w:val="Bibliografa"/>
                      <w:rPr>
                        <w:noProof/>
                        <w:lang w:val="es-ES"/>
                      </w:rPr>
                    </w:pPr>
                    <w:r>
                      <w:rPr>
                        <w:noProof/>
                        <w:lang w:val="es-ES"/>
                      </w:rPr>
                      <w:t xml:space="preserve">[3] </w:t>
                    </w:r>
                  </w:p>
                </w:tc>
                <w:tc>
                  <w:tcPr>
                    <w:tcW w:w="0" w:type="auto"/>
                    <w:hideMark/>
                  </w:tcPr>
                  <w:p w14:paraId="50347D70" w14:textId="77777777" w:rsidR="008A228A" w:rsidRDefault="008A228A">
                    <w:pPr>
                      <w:pStyle w:val="Bibliografa"/>
                      <w:rPr>
                        <w:noProof/>
                        <w:lang w:val="es-ES"/>
                      </w:rPr>
                    </w:pPr>
                    <w:r>
                      <w:rPr>
                        <w:noProof/>
                        <w:lang w:val="es-ES"/>
                      </w:rPr>
                      <w:t>E. Telegrafo, «La cobertura de educación aumenta en Latinoamérica, pero falla la calidad,» 26 08 2016. [En línea]. Available: https://www.eltelegrafo.com.ec/noticias/sociedad/6/la-cobertura-de-educacion-aumenta-en-latinoamerica-pero-falla-la-calidad.</w:t>
                    </w:r>
                  </w:p>
                </w:tc>
              </w:tr>
              <w:tr w:rsidR="008A228A" w:rsidRPr="008A228A" w14:paraId="7A93E455" w14:textId="77777777">
                <w:trPr>
                  <w:divId w:val="758792328"/>
                  <w:tblCellSpacing w:w="15" w:type="dxa"/>
                </w:trPr>
                <w:tc>
                  <w:tcPr>
                    <w:tcW w:w="50" w:type="pct"/>
                    <w:hideMark/>
                  </w:tcPr>
                  <w:p w14:paraId="57D4A730" w14:textId="77777777" w:rsidR="008A228A" w:rsidRDefault="008A228A">
                    <w:pPr>
                      <w:pStyle w:val="Bibliografa"/>
                      <w:rPr>
                        <w:noProof/>
                        <w:lang w:val="es-ES"/>
                      </w:rPr>
                    </w:pPr>
                    <w:r>
                      <w:rPr>
                        <w:noProof/>
                        <w:lang w:val="es-ES"/>
                      </w:rPr>
                      <w:t xml:space="preserve">[4] </w:t>
                    </w:r>
                  </w:p>
                </w:tc>
                <w:tc>
                  <w:tcPr>
                    <w:tcW w:w="0" w:type="auto"/>
                    <w:hideMark/>
                  </w:tcPr>
                  <w:p w14:paraId="141EBF0C" w14:textId="77777777" w:rsidR="008A228A" w:rsidRPr="008A228A" w:rsidRDefault="008A228A">
                    <w:pPr>
                      <w:pStyle w:val="Bibliografa"/>
                      <w:rPr>
                        <w:noProof/>
                        <w:lang w:val="en-US"/>
                      </w:rPr>
                    </w:pPr>
                    <w:r>
                      <w:rPr>
                        <w:noProof/>
                        <w:lang w:val="es-ES"/>
                      </w:rPr>
                      <w:t xml:space="preserve">Anonimo, «Teoría del desarrollo cognitivo de Piaget,» [En línea]. </w:t>
                    </w:r>
                    <w:r w:rsidRPr="008A228A">
                      <w:rPr>
                        <w:noProof/>
                        <w:lang w:val="en-US"/>
                      </w:rPr>
                      <w:t>Available: https://www.terapia-cognitiva.mx/wp-content/uploads/2015/11/Teoria-Del-Desarrollo-Cognitivo-de-Piaget.pdf.</w:t>
                    </w:r>
                  </w:p>
                </w:tc>
              </w:tr>
              <w:tr w:rsidR="008A228A" w14:paraId="04A5DD95" w14:textId="77777777">
                <w:trPr>
                  <w:divId w:val="758792328"/>
                  <w:tblCellSpacing w:w="15" w:type="dxa"/>
                </w:trPr>
                <w:tc>
                  <w:tcPr>
                    <w:tcW w:w="50" w:type="pct"/>
                    <w:hideMark/>
                  </w:tcPr>
                  <w:p w14:paraId="16AB7AD5" w14:textId="77777777" w:rsidR="008A228A" w:rsidRDefault="008A228A">
                    <w:pPr>
                      <w:pStyle w:val="Bibliografa"/>
                      <w:rPr>
                        <w:noProof/>
                        <w:lang w:val="es-ES"/>
                      </w:rPr>
                    </w:pPr>
                    <w:r>
                      <w:rPr>
                        <w:noProof/>
                        <w:lang w:val="es-ES"/>
                      </w:rPr>
                      <w:t xml:space="preserve">[5] </w:t>
                    </w:r>
                  </w:p>
                </w:tc>
                <w:tc>
                  <w:tcPr>
                    <w:tcW w:w="0" w:type="auto"/>
                    <w:hideMark/>
                  </w:tcPr>
                  <w:p w14:paraId="4B93EADC" w14:textId="77777777" w:rsidR="008A228A" w:rsidRDefault="008A228A">
                    <w:pPr>
                      <w:pStyle w:val="Bibliografa"/>
                      <w:rPr>
                        <w:noProof/>
                        <w:lang w:val="es-ES"/>
                      </w:rPr>
                    </w:pPr>
                    <w:r>
                      <w:rPr>
                        <w:noProof/>
                        <w:lang w:val="es-ES"/>
                      </w:rPr>
                      <w:t>E. 3.0, «Las mejores apps para Educación Infantil y Primaria,» 22 10 2018. [En línea]. Available: https://www.educaciontrespuntocero.com/recursos/las-mejores-apps-para-educacion-infantil/.</w:t>
                    </w:r>
                  </w:p>
                </w:tc>
              </w:tr>
              <w:tr w:rsidR="008A228A" w14:paraId="58A0C0F8" w14:textId="77777777">
                <w:trPr>
                  <w:divId w:val="758792328"/>
                  <w:tblCellSpacing w:w="15" w:type="dxa"/>
                </w:trPr>
                <w:tc>
                  <w:tcPr>
                    <w:tcW w:w="50" w:type="pct"/>
                    <w:hideMark/>
                  </w:tcPr>
                  <w:p w14:paraId="6A324091" w14:textId="77777777" w:rsidR="008A228A" w:rsidRDefault="008A228A">
                    <w:pPr>
                      <w:pStyle w:val="Bibliografa"/>
                      <w:rPr>
                        <w:noProof/>
                        <w:lang w:val="es-ES"/>
                      </w:rPr>
                    </w:pPr>
                    <w:r>
                      <w:rPr>
                        <w:noProof/>
                        <w:lang w:val="es-ES"/>
                      </w:rPr>
                      <w:t xml:space="preserve">[6] </w:t>
                    </w:r>
                  </w:p>
                </w:tc>
                <w:tc>
                  <w:tcPr>
                    <w:tcW w:w="0" w:type="auto"/>
                    <w:hideMark/>
                  </w:tcPr>
                  <w:p w14:paraId="24E3F7A8" w14:textId="77777777" w:rsidR="008A228A" w:rsidRDefault="008A228A">
                    <w:pPr>
                      <w:pStyle w:val="Bibliografa"/>
                      <w:rPr>
                        <w:noProof/>
                        <w:lang w:val="es-ES"/>
                      </w:rPr>
                    </w:pPr>
                    <w:r>
                      <w:rPr>
                        <w:noProof/>
                        <w:lang w:val="es-ES"/>
                      </w:rPr>
                      <w:t>UNICEF, «Aprendizaje a traves del juego,» 10 2018. [En línea]. Available: https://www.unicef.org/sites/default/files/2019-01/UNICEF-Lego-Foundation-Aprendizaje-a-traves-del-juego.pdf.</w:t>
                    </w:r>
                  </w:p>
                </w:tc>
              </w:tr>
              <w:tr w:rsidR="008A228A" w14:paraId="40007A86" w14:textId="77777777">
                <w:trPr>
                  <w:divId w:val="758792328"/>
                  <w:tblCellSpacing w:w="15" w:type="dxa"/>
                </w:trPr>
                <w:tc>
                  <w:tcPr>
                    <w:tcW w:w="50" w:type="pct"/>
                    <w:hideMark/>
                  </w:tcPr>
                  <w:p w14:paraId="2A17DB3D" w14:textId="77777777" w:rsidR="008A228A" w:rsidRDefault="008A228A">
                    <w:pPr>
                      <w:pStyle w:val="Bibliografa"/>
                      <w:rPr>
                        <w:noProof/>
                        <w:lang w:val="es-ES"/>
                      </w:rPr>
                    </w:pPr>
                    <w:r>
                      <w:rPr>
                        <w:noProof/>
                        <w:lang w:val="es-ES"/>
                      </w:rPr>
                      <w:t xml:space="preserve">[7] </w:t>
                    </w:r>
                  </w:p>
                </w:tc>
                <w:tc>
                  <w:tcPr>
                    <w:tcW w:w="0" w:type="auto"/>
                    <w:hideMark/>
                  </w:tcPr>
                  <w:p w14:paraId="70427146" w14:textId="77777777" w:rsidR="008A228A" w:rsidRDefault="008A228A">
                    <w:pPr>
                      <w:pStyle w:val="Bibliografa"/>
                      <w:rPr>
                        <w:noProof/>
                        <w:lang w:val="es-ES"/>
                      </w:rPr>
                    </w:pPr>
                    <w:r>
                      <w:rPr>
                        <w:noProof/>
                        <w:lang w:val="es-ES"/>
                      </w:rPr>
                      <w:t>K. S. y. J. Sutherland, «La Guia del Scrum,» 07 2013. [En línea]. Available: http://www.scrumguides.org/docs/scrumguide/v1/Scrum-Guide-ES.pdf.</w:t>
                    </w:r>
                  </w:p>
                </w:tc>
              </w:tr>
              <w:tr w:rsidR="008A228A" w14:paraId="18ED2552" w14:textId="77777777">
                <w:trPr>
                  <w:divId w:val="758792328"/>
                  <w:tblCellSpacing w:w="15" w:type="dxa"/>
                </w:trPr>
                <w:tc>
                  <w:tcPr>
                    <w:tcW w:w="50" w:type="pct"/>
                    <w:hideMark/>
                  </w:tcPr>
                  <w:p w14:paraId="6D693653" w14:textId="77777777" w:rsidR="008A228A" w:rsidRDefault="008A228A">
                    <w:pPr>
                      <w:pStyle w:val="Bibliografa"/>
                      <w:rPr>
                        <w:noProof/>
                        <w:lang w:val="es-ES"/>
                      </w:rPr>
                    </w:pPr>
                    <w:r>
                      <w:rPr>
                        <w:noProof/>
                        <w:lang w:val="es-ES"/>
                      </w:rPr>
                      <w:t xml:space="preserve">[8] </w:t>
                    </w:r>
                  </w:p>
                </w:tc>
                <w:tc>
                  <w:tcPr>
                    <w:tcW w:w="0" w:type="auto"/>
                    <w:hideMark/>
                  </w:tcPr>
                  <w:p w14:paraId="78561193" w14:textId="77777777" w:rsidR="008A228A" w:rsidRDefault="008A228A">
                    <w:pPr>
                      <w:pStyle w:val="Bibliografa"/>
                      <w:rPr>
                        <w:noProof/>
                        <w:lang w:val="es-ES"/>
                      </w:rPr>
                    </w:pPr>
                    <w:r>
                      <w:rPr>
                        <w:noProof/>
                        <w:lang w:val="es-ES"/>
                      </w:rPr>
                      <w:t>PMOinformatica, «Plantillas Scrum: historias de usuario y criterios de aceptación,» Octubre 2012. [En línea]. Available: http://www.pmoinformatica.com/2012/10/plantillas-scrum-historias-de-usuario.html.</w:t>
                    </w:r>
                  </w:p>
                </w:tc>
              </w:tr>
              <w:tr w:rsidR="008A228A" w14:paraId="111FDB28" w14:textId="77777777">
                <w:trPr>
                  <w:divId w:val="758792328"/>
                  <w:tblCellSpacing w:w="15" w:type="dxa"/>
                </w:trPr>
                <w:tc>
                  <w:tcPr>
                    <w:tcW w:w="50" w:type="pct"/>
                    <w:hideMark/>
                  </w:tcPr>
                  <w:p w14:paraId="5CBD8A70" w14:textId="77777777" w:rsidR="008A228A" w:rsidRDefault="008A228A">
                    <w:pPr>
                      <w:pStyle w:val="Bibliografa"/>
                      <w:rPr>
                        <w:noProof/>
                        <w:lang w:val="es-ES"/>
                      </w:rPr>
                    </w:pPr>
                    <w:r>
                      <w:rPr>
                        <w:noProof/>
                        <w:lang w:val="es-ES"/>
                      </w:rPr>
                      <w:t xml:space="preserve">[9] </w:t>
                    </w:r>
                  </w:p>
                </w:tc>
                <w:tc>
                  <w:tcPr>
                    <w:tcW w:w="0" w:type="auto"/>
                    <w:hideMark/>
                  </w:tcPr>
                  <w:p w14:paraId="6E74C7BF" w14:textId="77777777" w:rsidR="008A228A" w:rsidRDefault="008A228A">
                    <w:pPr>
                      <w:pStyle w:val="Bibliografa"/>
                      <w:rPr>
                        <w:noProof/>
                        <w:lang w:val="es-ES"/>
                      </w:rPr>
                    </w:pPr>
                    <w:r>
                      <w:rPr>
                        <w:noProof/>
                        <w:lang w:val="es-ES"/>
                      </w:rPr>
                      <w:t>S. Mexico, «Escribiendo Historias de Usuario,» 2 agosto 2018. [En línea]. Available: https://www.scrum.mx/informate/historias-de-usuario.</w:t>
                    </w:r>
                  </w:p>
                </w:tc>
              </w:tr>
              <w:tr w:rsidR="008A228A" w14:paraId="5065A8AB" w14:textId="77777777">
                <w:trPr>
                  <w:divId w:val="758792328"/>
                  <w:tblCellSpacing w:w="15" w:type="dxa"/>
                </w:trPr>
                <w:tc>
                  <w:tcPr>
                    <w:tcW w:w="50" w:type="pct"/>
                    <w:hideMark/>
                  </w:tcPr>
                  <w:p w14:paraId="0E274F3F" w14:textId="77777777" w:rsidR="008A228A" w:rsidRDefault="008A228A">
                    <w:pPr>
                      <w:pStyle w:val="Bibliografa"/>
                      <w:rPr>
                        <w:noProof/>
                        <w:lang w:val="es-ES"/>
                      </w:rPr>
                    </w:pPr>
                    <w:r>
                      <w:rPr>
                        <w:noProof/>
                        <w:lang w:val="es-ES"/>
                      </w:rPr>
                      <w:t xml:space="preserve">[10] </w:t>
                    </w:r>
                  </w:p>
                </w:tc>
                <w:tc>
                  <w:tcPr>
                    <w:tcW w:w="0" w:type="auto"/>
                    <w:hideMark/>
                  </w:tcPr>
                  <w:p w14:paraId="1517E2D4" w14:textId="77777777" w:rsidR="008A228A" w:rsidRDefault="008A228A">
                    <w:pPr>
                      <w:pStyle w:val="Bibliografa"/>
                      <w:rPr>
                        <w:noProof/>
                        <w:lang w:val="es-ES"/>
                      </w:rPr>
                    </w:pPr>
                    <w:r>
                      <w:rPr>
                        <w:noProof/>
                        <w:lang w:val="es-ES"/>
                      </w:rPr>
                      <w:t xml:space="preserve">R. S. Pressman, Ingenieria del software - un enfque práctico, España: McGraw-Hill/ Interamericana de España , 2002. </w:t>
                    </w:r>
                  </w:p>
                </w:tc>
              </w:tr>
              <w:tr w:rsidR="008A228A" w14:paraId="38B24415" w14:textId="77777777">
                <w:trPr>
                  <w:divId w:val="758792328"/>
                  <w:tblCellSpacing w:w="15" w:type="dxa"/>
                </w:trPr>
                <w:tc>
                  <w:tcPr>
                    <w:tcW w:w="50" w:type="pct"/>
                    <w:hideMark/>
                  </w:tcPr>
                  <w:p w14:paraId="6704972A" w14:textId="77777777" w:rsidR="008A228A" w:rsidRDefault="008A228A">
                    <w:pPr>
                      <w:pStyle w:val="Bibliografa"/>
                      <w:rPr>
                        <w:noProof/>
                        <w:lang w:val="es-ES"/>
                      </w:rPr>
                    </w:pPr>
                    <w:r>
                      <w:rPr>
                        <w:noProof/>
                        <w:lang w:val="es-ES"/>
                      </w:rPr>
                      <w:t xml:space="preserve">[11] </w:t>
                    </w:r>
                  </w:p>
                </w:tc>
                <w:tc>
                  <w:tcPr>
                    <w:tcW w:w="0" w:type="auto"/>
                    <w:hideMark/>
                  </w:tcPr>
                  <w:p w14:paraId="36280771" w14:textId="77777777" w:rsidR="008A228A" w:rsidRDefault="008A228A">
                    <w:pPr>
                      <w:pStyle w:val="Bibliografa"/>
                      <w:rPr>
                        <w:noProof/>
                        <w:lang w:val="es-ES"/>
                      </w:rPr>
                    </w:pPr>
                    <w:r>
                      <w:rPr>
                        <w:noProof/>
                        <w:lang w:val="es-ES"/>
                      </w:rPr>
                      <w:t>Microsoft, «TypeScript,» 2012. [En línea]. Available: https://www.typescriptlang.org/.</w:t>
                    </w:r>
                  </w:p>
                </w:tc>
              </w:tr>
              <w:tr w:rsidR="008A228A" w:rsidRPr="008A228A" w14:paraId="6038E445" w14:textId="77777777">
                <w:trPr>
                  <w:divId w:val="758792328"/>
                  <w:tblCellSpacing w:w="15" w:type="dxa"/>
                </w:trPr>
                <w:tc>
                  <w:tcPr>
                    <w:tcW w:w="50" w:type="pct"/>
                    <w:hideMark/>
                  </w:tcPr>
                  <w:p w14:paraId="29EA9ECA" w14:textId="77777777" w:rsidR="008A228A" w:rsidRDefault="008A228A">
                    <w:pPr>
                      <w:pStyle w:val="Bibliografa"/>
                      <w:rPr>
                        <w:noProof/>
                        <w:lang w:val="es-ES"/>
                      </w:rPr>
                    </w:pPr>
                    <w:r>
                      <w:rPr>
                        <w:noProof/>
                        <w:lang w:val="es-ES"/>
                      </w:rPr>
                      <w:t xml:space="preserve">[12] </w:t>
                    </w:r>
                  </w:p>
                </w:tc>
                <w:tc>
                  <w:tcPr>
                    <w:tcW w:w="0" w:type="auto"/>
                    <w:hideMark/>
                  </w:tcPr>
                  <w:p w14:paraId="28DA77F6" w14:textId="77777777" w:rsidR="008A228A" w:rsidRPr="008A228A" w:rsidRDefault="008A228A">
                    <w:pPr>
                      <w:pStyle w:val="Bibliografa"/>
                      <w:rPr>
                        <w:noProof/>
                        <w:lang w:val="en-US"/>
                      </w:rPr>
                    </w:pPr>
                    <w:r>
                      <w:rPr>
                        <w:noProof/>
                        <w:lang w:val="es-ES"/>
                      </w:rPr>
                      <w:t xml:space="preserve">Jetbrains, «Webstorm caracteristicas,» 2000-2020. [En línea]. </w:t>
                    </w:r>
                    <w:r w:rsidRPr="008A228A">
                      <w:rPr>
                        <w:noProof/>
                        <w:lang w:val="en-US"/>
                      </w:rPr>
                      <w:t>Available: https://www.jetbrains.com/es-es/webstorm/features/.</w:t>
                    </w:r>
                  </w:p>
                </w:tc>
              </w:tr>
              <w:tr w:rsidR="008A228A" w:rsidRPr="008A228A" w14:paraId="6CC018EB" w14:textId="77777777">
                <w:trPr>
                  <w:divId w:val="758792328"/>
                  <w:tblCellSpacing w:w="15" w:type="dxa"/>
                </w:trPr>
                <w:tc>
                  <w:tcPr>
                    <w:tcW w:w="50" w:type="pct"/>
                    <w:hideMark/>
                  </w:tcPr>
                  <w:p w14:paraId="019A04FC" w14:textId="77777777" w:rsidR="008A228A" w:rsidRDefault="008A228A">
                    <w:pPr>
                      <w:pStyle w:val="Bibliografa"/>
                      <w:rPr>
                        <w:noProof/>
                        <w:lang w:val="es-ES"/>
                      </w:rPr>
                    </w:pPr>
                    <w:r>
                      <w:rPr>
                        <w:noProof/>
                        <w:lang w:val="es-ES"/>
                      </w:rPr>
                      <w:t xml:space="preserve">[13] </w:t>
                    </w:r>
                  </w:p>
                </w:tc>
                <w:tc>
                  <w:tcPr>
                    <w:tcW w:w="0" w:type="auto"/>
                    <w:hideMark/>
                  </w:tcPr>
                  <w:p w14:paraId="0CBDE9D4" w14:textId="77777777" w:rsidR="008A228A" w:rsidRPr="008A228A" w:rsidRDefault="008A228A">
                    <w:pPr>
                      <w:pStyle w:val="Bibliografa"/>
                      <w:rPr>
                        <w:noProof/>
                        <w:lang w:val="en-US"/>
                      </w:rPr>
                    </w:pPr>
                    <w:r>
                      <w:rPr>
                        <w:noProof/>
                        <w:lang w:val="es-ES"/>
                      </w:rPr>
                      <w:t xml:space="preserve">L. Castillo, «Conociendo GitHub,» 2012. [En línea]. </w:t>
                    </w:r>
                    <w:r w:rsidRPr="008A228A">
                      <w:rPr>
                        <w:noProof/>
                        <w:lang w:val="en-US"/>
                      </w:rPr>
                      <w:t>Available: https://conociendogithub.readthedocs.io/en/latest/data/introduccion/.</w:t>
                    </w:r>
                  </w:p>
                </w:tc>
              </w:tr>
              <w:tr w:rsidR="008A228A" w:rsidRPr="008A228A" w14:paraId="19DFF0B8" w14:textId="77777777">
                <w:trPr>
                  <w:divId w:val="758792328"/>
                  <w:tblCellSpacing w:w="15" w:type="dxa"/>
                </w:trPr>
                <w:tc>
                  <w:tcPr>
                    <w:tcW w:w="50" w:type="pct"/>
                    <w:hideMark/>
                  </w:tcPr>
                  <w:p w14:paraId="2088EFD7" w14:textId="77777777" w:rsidR="008A228A" w:rsidRDefault="008A228A">
                    <w:pPr>
                      <w:pStyle w:val="Bibliografa"/>
                      <w:rPr>
                        <w:noProof/>
                        <w:lang w:val="es-ES"/>
                      </w:rPr>
                    </w:pPr>
                    <w:r>
                      <w:rPr>
                        <w:noProof/>
                        <w:lang w:val="es-ES"/>
                      </w:rPr>
                      <w:t xml:space="preserve">[14] </w:t>
                    </w:r>
                  </w:p>
                </w:tc>
                <w:tc>
                  <w:tcPr>
                    <w:tcW w:w="0" w:type="auto"/>
                    <w:hideMark/>
                  </w:tcPr>
                  <w:p w14:paraId="4065BBBC" w14:textId="77777777" w:rsidR="008A228A" w:rsidRPr="008A228A" w:rsidRDefault="008A228A">
                    <w:pPr>
                      <w:pStyle w:val="Bibliografa"/>
                      <w:rPr>
                        <w:noProof/>
                        <w:lang w:val="en-US"/>
                      </w:rPr>
                    </w:pPr>
                    <w:r w:rsidRPr="008A228A">
                      <w:rPr>
                        <w:noProof/>
                        <w:lang w:val="en-US"/>
                      </w:rPr>
                      <w:t>G. Developers, «Firebase Hosting,» 2020. [En línea]. Available: https://firebase.google.com/docs/hosting/?hl=es-419.</w:t>
                    </w:r>
                  </w:p>
                </w:tc>
              </w:tr>
              <w:tr w:rsidR="008A228A" w14:paraId="3C52E152" w14:textId="77777777">
                <w:trPr>
                  <w:divId w:val="758792328"/>
                  <w:tblCellSpacing w:w="15" w:type="dxa"/>
                </w:trPr>
                <w:tc>
                  <w:tcPr>
                    <w:tcW w:w="50" w:type="pct"/>
                    <w:hideMark/>
                  </w:tcPr>
                  <w:p w14:paraId="3F227904" w14:textId="77777777" w:rsidR="008A228A" w:rsidRDefault="008A228A">
                    <w:pPr>
                      <w:pStyle w:val="Bibliografa"/>
                      <w:rPr>
                        <w:noProof/>
                        <w:lang w:val="es-ES"/>
                      </w:rPr>
                    </w:pPr>
                    <w:r>
                      <w:rPr>
                        <w:noProof/>
                        <w:lang w:val="es-ES"/>
                      </w:rPr>
                      <w:lastRenderedPageBreak/>
                      <w:t xml:space="preserve">[15] </w:t>
                    </w:r>
                  </w:p>
                </w:tc>
                <w:tc>
                  <w:tcPr>
                    <w:tcW w:w="0" w:type="auto"/>
                    <w:hideMark/>
                  </w:tcPr>
                  <w:p w14:paraId="288974CF" w14:textId="77777777" w:rsidR="008A228A" w:rsidRDefault="008A228A">
                    <w:pPr>
                      <w:pStyle w:val="Bibliografa"/>
                      <w:rPr>
                        <w:noProof/>
                        <w:lang w:val="es-ES"/>
                      </w:rPr>
                    </w:pPr>
                    <w:r>
                      <w:rPr>
                        <w:noProof/>
                        <w:lang w:val="es-ES"/>
                      </w:rPr>
                      <w:t>F. DEVIN, «Sistema de Escalas de Usabilidad: ¿qué es y para qué sirve?,» 25 febrero 2017. [En línea]. Available: https://uxpanol.com/teoria/sistema-de-escalas-de-usabilidad-que-es-y-para-que-sirve/.</w:t>
                    </w:r>
                  </w:p>
                </w:tc>
              </w:tr>
              <w:tr w:rsidR="008A228A" w14:paraId="0B451F8E" w14:textId="77777777">
                <w:trPr>
                  <w:divId w:val="758792328"/>
                  <w:tblCellSpacing w:w="15" w:type="dxa"/>
                </w:trPr>
                <w:tc>
                  <w:tcPr>
                    <w:tcW w:w="50" w:type="pct"/>
                    <w:hideMark/>
                  </w:tcPr>
                  <w:p w14:paraId="529AE280" w14:textId="77777777" w:rsidR="008A228A" w:rsidRDefault="008A228A">
                    <w:pPr>
                      <w:pStyle w:val="Bibliografa"/>
                      <w:rPr>
                        <w:noProof/>
                        <w:lang w:val="es-ES"/>
                      </w:rPr>
                    </w:pPr>
                    <w:r>
                      <w:rPr>
                        <w:noProof/>
                        <w:lang w:val="es-ES"/>
                      </w:rPr>
                      <w:t xml:space="preserve">[16] </w:t>
                    </w:r>
                  </w:p>
                </w:tc>
                <w:tc>
                  <w:tcPr>
                    <w:tcW w:w="0" w:type="auto"/>
                    <w:hideMark/>
                  </w:tcPr>
                  <w:p w14:paraId="1AF02EEE" w14:textId="77777777" w:rsidR="008A228A" w:rsidRDefault="008A228A">
                    <w:pPr>
                      <w:pStyle w:val="Bibliografa"/>
                      <w:rPr>
                        <w:noProof/>
                        <w:lang w:val="es-ES"/>
                      </w:rPr>
                    </w:pPr>
                    <w:r w:rsidRPr="008A228A">
                      <w:rPr>
                        <w:noProof/>
                        <w:lang w:val="en-US"/>
                      </w:rPr>
                      <w:t xml:space="preserve">K. Johnson, «Developer.com,» 29 Agosto 2016. </w:t>
                    </w:r>
                    <w:r>
                      <w:rPr>
                        <w:noProof/>
                        <w:lang w:val="es-ES"/>
                      </w:rPr>
                      <w:t>[En línea]. Available: https://www.developer.com/ws/other/key-features-of-successful-mobile-apps.html.</w:t>
                    </w:r>
                  </w:p>
                </w:tc>
              </w:tr>
              <w:tr w:rsidR="008A228A" w14:paraId="341EAEB8" w14:textId="77777777">
                <w:trPr>
                  <w:divId w:val="758792328"/>
                  <w:tblCellSpacing w:w="15" w:type="dxa"/>
                </w:trPr>
                <w:tc>
                  <w:tcPr>
                    <w:tcW w:w="50" w:type="pct"/>
                    <w:hideMark/>
                  </w:tcPr>
                  <w:p w14:paraId="75D83BD0" w14:textId="77777777" w:rsidR="008A228A" w:rsidRDefault="008A228A">
                    <w:pPr>
                      <w:pStyle w:val="Bibliografa"/>
                      <w:rPr>
                        <w:noProof/>
                        <w:lang w:val="es-ES"/>
                      </w:rPr>
                    </w:pPr>
                    <w:r>
                      <w:rPr>
                        <w:noProof/>
                        <w:lang w:val="es-ES"/>
                      </w:rPr>
                      <w:t xml:space="preserve">[17] </w:t>
                    </w:r>
                  </w:p>
                </w:tc>
                <w:tc>
                  <w:tcPr>
                    <w:tcW w:w="0" w:type="auto"/>
                    <w:hideMark/>
                  </w:tcPr>
                  <w:p w14:paraId="037B815E" w14:textId="77777777" w:rsidR="008A228A" w:rsidRDefault="008A228A">
                    <w:pPr>
                      <w:pStyle w:val="Bibliografa"/>
                      <w:rPr>
                        <w:noProof/>
                        <w:lang w:val="es-ES"/>
                      </w:rPr>
                    </w:pPr>
                    <w:r>
                      <w:rPr>
                        <w:noProof/>
                        <w:lang w:val="es-ES"/>
                      </w:rPr>
                      <w:t xml:space="preserve">S. L. Mora, Programacion en internet, España: Editorial club universitario, 2001. </w:t>
                    </w:r>
                  </w:p>
                </w:tc>
              </w:tr>
              <w:tr w:rsidR="008A228A" w14:paraId="070552A1" w14:textId="77777777">
                <w:trPr>
                  <w:divId w:val="758792328"/>
                  <w:tblCellSpacing w:w="15" w:type="dxa"/>
                </w:trPr>
                <w:tc>
                  <w:tcPr>
                    <w:tcW w:w="50" w:type="pct"/>
                    <w:hideMark/>
                  </w:tcPr>
                  <w:p w14:paraId="18218BD5" w14:textId="77777777" w:rsidR="008A228A" w:rsidRDefault="008A228A">
                    <w:pPr>
                      <w:pStyle w:val="Bibliografa"/>
                      <w:rPr>
                        <w:noProof/>
                        <w:lang w:val="es-ES"/>
                      </w:rPr>
                    </w:pPr>
                    <w:r>
                      <w:rPr>
                        <w:noProof/>
                        <w:lang w:val="es-ES"/>
                      </w:rPr>
                      <w:t xml:space="preserve">[18] </w:t>
                    </w:r>
                  </w:p>
                </w:tc>
                <w:tc>
                  <w:tcPr>
                    <w:tcW w:w="0" w:type="auto"/>
                    <w:hideMark/>
                  </w:tcPr>
                  <w:p w14:paraId="59FE2CB0" w14:textId="77777777" w:rsidR="008A228A" w:rsidRDefault="008A228A">
                    <w:pPr>
                      <w:pStyle w:val="Bibliografa"/>
                      <w:rPr>
                        <w:noProof/>
                        <w:lang w:val="es-ES"/>
                      </w:rPr>
                    </w:pPr>
                    <w:r w:rsidRPr="008A228A">
                      <w:rPr>
                        <w:noProof/>
                        <w:lang w:val="en-US"/>
                      </w:rPr>
                      <w:t xml:space="preserve">U. C. P. UCP, «mychildwithoutlimits,» 2017. </w:t>
                    </w:r>
                    <w:r>
                      <w:rPr>
                        <w:noProof/>
                        <w:lang w:val="es-ES"/>
                      </w:rPr>
                      <w:t>[En línea]. Available: http://www.mychildwithoutlimits.org/understand/down-syndrome/down-syndrome-treatment/?lang=es. [Último acceso: 10 Noviembre 2017].</w:t>
                    </w:r>
                  </w:p>
                </w:tc>
              </w:tr>
              <w:tr w:rsidR="008A228A" w14:paraId="28145EB4" w14:textId="77777777">
                <w:trPr>
                  <w:divId w:val="758792328"/>
                  <w:tblCellSpacing w:w="15" w:type="dxa"/>
                </w:trPr>
                <w:tc>
                  <w:tcPr>
                    <w:tcW w:w="50" w:type="pct"/>
                    <w:hideMark/>
                  </w:tcPr>
                  <w:p w14:paraId="723F932C" w14:textId="77777777" w:rsidR="008A228A" w:rsidRDefault="008A228A">
                    <w:pPr>
                      <w:pStyle w:val="Bibliografa"/>
                      <w:rPr>
                        <w:noProof/>
                        <w:lang w:val="es-ES"/>
                      </w:rPr>
                    </w:pPr>
                    <w:r>
                      <w:rPr>
                        <w:noProof/>
                        <w:lang w:val="es-ES"/>
                      </w:rPr>
                      <w:t xml:space="preserve">[19] </w:t>
                    </w:r>
                  </w:p>
                </w:tc>
                <w:tc>
                  <w:tcPr>
                    <w:tcW w:w="0" w:type="auto"/>
                    <w:hideMark/>
                  </w:tcPr>
                  <w:p w14:paraId="0BFDF107" w14:textId="77777777" w:rsidR="008A228A" w:rsidRDefault="008A228A">
                    <w:pPr>
                      <w:pStyle w:val="Bibliografa"/>
                      <w:rPr>
                        <w:noProof/>
                        <w:lang w:val="es-ES"/>
                      </w:rPr>
                    </w:pPr>
                    <w:r w:rsidRPr="008A228A">
                      <w:rPr>
                        <w:noProof/>
                        <w:lang w:val="en-US"/>
                      </w:rPr>
                      <w:t xml:space="preserve">IONIC, «What is ionic framework,» 23 enero 2019. </w:t>
                    </w:r>
                    <w:r>
                      <w:rPr>
                        <w:noProof/>
                        <w:lang w:val="es-ES"/>
                      </w:rPr>
                      <w:t>[En línea]. Available: https://ionicframework.com/docs/intro.</w:t>
                    </w:r>
                  </w:p>
                </w:tc>
              </w:tr>
              <w:tr w:rsidR="008A228A" w14:paraId="3C37948D" w14:textId="77777777">
                <w:trPr>
                  <w:divId w:val="758792328"/>
                  <w:tblCellSpacing w:w="15" w:type="dxa"/>
                </w:trPr>
                <w:tc>
                  <w:tcPr>
                    <w:tcW w:w="50" w:type="pct"/>
                    <w:hideMark/>
                  </w:tcPr>
                  <w:p w14:paraId="3081EBF8" w14:textId="77777777" w:rsidR="008A228A" w:rsidRDefault="008A228A">
                    <w:pPr>
                      <w:pStyle w:val="Bibliografa"/>
                      <w:rPr>
                        <w:noProof/>
                        <w:lang w:val="es-ES"/>
                      </w:rPr>
                    </w:pPr>
                    <w:r>
                      <w:rPr>
                        <w:noProof/>
                        <w:lang w:val="es-ES"/>
                      </w:rPr>
                      <w:t xml:space="preserve">[20] </w:t>
                    </w:r>
                  </w:p>
                </w:tc>
                <w:tc>
                  <w:tcPr>
                    <w:tcW w:w="0" w:type="auto"/>
                    <w:hideMark/>
                  </w:tcPr>
                  <w:p w14:paraId="03465500" w14:textId="77777777" w:rsidR="008A228A" w:rsidRDefault="008A228A">
                    <w:pPr>
                      <w:pStyle w:val="Bibliografa"/>
                      <w:rPr>
                        <w:noProof/>
                        <w:lang w:val="es-ES"/>
                      </w:rPr>
                    </w:pPr>
                    <w:r w:rsidRPr="008A228A">
                      <w:rPr>
                        <w:noProof/>
                        <w:lang w:val="en-US"/>
                      </w:rPr>
                      <w:t xml:space="preserve">Hostinger, «What is GutHub,» 27 febrero 2019. </w:t>
                    </w:r>
                    <w:r>
                      <w:rPr>
                        <w:noProof/>
                        <w:lang w:val="es-ES"/>
                      </w:rPr>
                      <w:t>[En línea]. Available: https://www.hostinger.com/tutorials/what-is-github.</w:t>
                    </w:r>
                  </w:p>
                </w:tc>
              </w:tr>
              <w:tr w:rsidR="008A228A" w14:paraId="0E8F3A7C" w14:textId="77777777">
                <w:trPr>
                  <w:divId w:val="758792328"/>
                  <w:tblCellSpacing w:w="15" w:type="dxa"/>
                </w:trPr>
                <w:tc>
                  <w:tcPr>
                    <w:tcW w:w="50" w:type="pct"/>
                    <w:hideMark/>
                  </w:tcPr>
                  <w:p w14:paraId="3B4ABDDE" w14:textId="77777777" w:rsidR="008A228A" w:rsidRDefault="008A228A">
                    <w:pPr>
                      <w:pStyle w:val="Bibliografa"/>
                      <w:rPr>
                        <w:noProof/>
                        <w:lang w:val="es-ES"/>
                      </w:rPr>
                    </w:pPr>
                    <w:r>
                      <w:rPr>
                        <w:noProof/>
                        <w:lang w:val="es-ES"/>
                      </w:rPr>
                      <w:t xml:space="preserve">[21] </w:t>
                    </w:r>
                  </w:p>
                </w:tc>
                <w:tc>
                  <w:tcPr>
                    <w:tcW w:w="0" w:type="auto"/>
                    <w:hideMark/>
                  </w:tcPr>
                  <w:p w14:paraId="3D62B38F" w14:textId="77777777" w:rsidR="008A228A" w:rsidRDefault="008A228A">
                    <w:pPr>
                      <w:pStyle w:val="Bibliografa"/>
                      <w:rPr>
                        <w:noProof/>
                        <w:lang w:val="es-ES"/>
                      </w:rPr>
                    </w:pPr>
                    <w:r>
                      <w:rPr>
                        <w:noProof/>
                        <w:lang w:val="es-ES"/>
                      </w:rPr>
                      <w:t>E. Pais, «77 millones de niños no van a la escuela,» 26 10 2006. [En línea]. Available: https://elpais.com/sociedad/2006/10/26/actualidad/1161813603_850215.html.</w:t>
                    </w:r>
                  </w:p>
                </w:tc>
              </w:tr>
              <w:tr w:rsidR="008A228A" w:rsidRPr="008A228A" w14:paraId="7F3CAE98" w14:textId="77777777">
                <w:trPr>
                  <w:divId w:val="758792328"/>
                  <w:tblCellSpacing w:w="15" w:type="dxa"/>
                </w:trPr>
                <w:tc>
                  <w:tcPr>
                    <w:tcW w:w="50" w:type="pct"/>
                    <w:hideMark/>
                  </w:tcPr>
                  <w:p w14:paraId="27C3701B" w14:textId="77777777" w:rsidR="008A228A" w:rsidRDefault="008A228A">
                    <w:pPr>
                      <w:pStyle w:val="Bibliografa"/>
                      <w:rPr>
                        <w:noProof/>
                        <w:lang w:val="es-ES"/>
                      </w:rPr>
                    </w:pPr>
                    <w:r>
                      <w:rPr>
                        <w:noProof/>
                        <w:lang w:val="es-ES"/>
                      </w:rPr>
                      <w:t xml:space="preserve">[22] </w:t>
                    </w:r>
                  </w:p>
                </w:tc>
                <w:tc>
                  <w:tcPr>
                    <w:tcW w:w="0" w:type="auto"/>
                    <w:hideMark/>
                  </w:tcPr>
                  <w:p w14:paraId="0FB0731C" w14:textId="77777777" w:rsidR="008A228A" w:rsidRPr="008A228A" w:rsidRDefault="008A228A">
                    <w:pPr>
                      <w:pStyle w:val="Bibliografa"/>
                      <w:rPr>
                        <w:noProof/>
                        <w:lang w:val="en-US"/>
                      </w:rPr>
                    </w:pPr>
                    <w:r>
                      <w:rPr>
                        <w:noProof/>
                        <w:lang w:val="es-ES"/>
                      </w:rPr>
                      <w:t xml:space="preserve">ABC, «ABC Sociedad,» 21 06 2017. [En línea]. </w:t>
                    </w:r>
                    <w:r w:rsidRPr="008A228A">
                      <w:rPr>
                        <w:noProof/>
                        <w:lang w:val="en-US"/>
                      </w:rPr>
                      <w:t>Available: https://www.abc.es/sociedad/abci-ocde-educacion-preescolar-mejora-resultados-posteriores-y-favorece-igualdad-201706211408_noticia.html?ref=https%3A%2F%2Fwww.google.com%2F.</w:t>
                    </w:r>
                  </w:p>
                </w:tc>
              </w:tr>
              <w:tr w:rsidR="008A228A" w:rsidRPr="008A228A" w14:paraId="23D0701E" w14:textId="77777777">
                <w:trPr>
                  <w:divId w:val="758792328"/>
                  <w:tblCellSpacing w:w="15" w:type="dxa"/>
                </w:trPr>
                <w:tc>
                  <w:tcPr>
                    <w:tcW w:w="50" w:type="pct"/>
                    <w:hideMark/>
                  </w:tcPr>
                  <w:p w14:paraId="5602EA9D" w14:textId="77777777" w:rsidR="008A228A" w:rsidRDefault="008A228A">
                    <w:pPr>
                      <w:pStyle w:val="Bibliografa"/>
                      <w:rPr>
                        <w:noProof/>
                        <w:lang w:val="es-ES"/>
                      </w:rPr>
                    </w:pPr>
                    <w:r>
                      <w:rPr>
                        <w:noProof/>
                        <w:lang w:val="es-ES"/>
                      </w:rPr>
                      <w:t xml:space="preserve">[23] </w:t>
                    </w:r>
                  </w:p>
                </w:tc>
                <w:tc>
                  <w:tcPr>
                    <w:tcW w:w="0" w:type="auto"/>
                    <w:hideMark/>
                  </w:tcPr>
                  <w:p w14:paraId="48EF6A5E" w14:textId="77777777" w:rsidR="008A228A" w:rsidRPr="008A228A" w:rsidRDefault="008A228A">
                    <w:pPr>
                      <w:pStyle w:val="Bibliografa"/>
                      <w:rPr>
                        <w:noProof/>
                        <w:lang w:val="en-US"/>
                      </w:rPr>
                    </w:pPr>
                    <w:r>
                      <w:rPr>
                        <w:noProof/>
                        <w:lang w:val="es-ES"/>
                      </w:rPr>
                      <w:t xml:space="preserve">L. Castillo, «Conociendo GitHub,» 2012. [En línea]. </w:t>
                    </w:r>
                    <w:r w:rsidRPr="008A228A">
                      <w:rPr>
                        <w:noProof/>
                        <w:lang w:val="en-US"/>
                      </w:rPr>
                      <w:t>Available: https://conociendogithub.readthedocs.io/en/latest/data/introduccion/.</w:t>
                    </w:r>
                  </w:p>
                </w:tc>
              </w:tr>
              <w:tr w:rsidR="008A228A" w14:paraId="5F604879" w14:textId="77777777">
                <w:trPr>
                  <w:divId w:val="758792328"/>
                  <w:tblCellSpacing w:w="15" w:type="dxa"/>
                </w:trPr>
                <w:tc>
                  <w:tcPr>
                    <w:tcW w:w="50" w:type="pct"/>
                    <w:hideMark/>
                  </w:tcPr>
                  <w:p w14:paraId="0E69EBD2" w14:textId="77777777" w:rsidR="008A228A" w:rsidRDefault="008A228A">
                    <w:pPr>
                      <w:pStyle w:val="Bibliografa"/>
                      <w:rPr>
                        <w:noProof/>
                        <w:lang w:val="es-ES"/>
                      </w:rPr>
                    </w:pPr>
                    <w:r>
                      <w:rPr>
                        <w:noProof/>
                        <w:lang w:val="es-ES"/>
                      </w:rPr>
                      <w:t xml:space="preserve">[24] </w:t>
                    </w:r>
                  </w:p>
                </w:tc>
                <w:tc>
                  <w:tcPr>
                    <w:tcW w:w="0" w:type="auto"/>
                    <w:hideMark/>
                  </w:tcPr>
                  <w:p w14:paraId="10887E41" w14:textId="77777777" w:rsidR="008A228A" w:rsidRDefault="008A228A">
                    <w:pPr>
                      <w:pStyle w:val="Bibliografa"/>
                      <w:rPr>
                        <w:noProof/>
                        <w:lang w:val="es-ES"/>
                      </w:rPr>
                    </w:pPr>
                    <w:r>
                      <w:rPr>
                        <w:noProof/>
                        <w:lang w:val="es-ES"/>
                      </w:rPr>
                      <w:t>«MinjaMock,» 2020. [En línea]. Available: https://ninjamock.com/Designer/Workplace/120492421/Page1.</w:t>
                    </w:r>
                  </w:p>
                </w:tc>
              </w:tr>
              <w:tr w:rsidR="008A228A" w14:paraId="5735F617" w14:textId="77777777">
                <w:trPr>
                  <w:divId w:val="758792328"/>
                  <w:tblCellSpacing w:w="15" w:type="dxa"/>
                </w:trPr>
                <w:tc>
                  <w:tcPr>
                    <w:tcW w:w="50" w:type="pct"/>
                    <w:hideMark/>
                  </w:tcPr>
                  <w:p w14:paraId="0BC92107" w14:textId="77777777" w:rsidR="008A228A" w:rsidRDefault="008A228A">
                    <w:pPr>
                      <w:pStyle w:val="Bibliografa"/>
                      <w:rPr>
                        <w:noProof/>
                        <w:lang w:val="es-ES"/>
                      </w:rPr>
                    </w:pPr>
                    <w:r>
                      <w:rPr>
                        <w:noProof/>
                        <w:lang w:val="es-ES"/>
                      </w:rPr>
                      <w:t xml:space="preserve">[25] </w:t>
                    </w:r>
                  </w:p>
                </w:tc>
                <w:tc>
                  <w:tcPr>
                    <w:tcW w:w="0" w:type="auto"/>
                    <w:hideMark/>
                  </w:tcPr>
                  <w:p w14:paraId="3E04BF91" w14:textId="77777777" w:rsidR="008A228A" w:rsidRDefault="008A228A">
                    <w:pPr>
                      <w:pStyle w:val="Bibliografa"/>
                      <w:rPr>
                        <w:noProof/>
                        <w:lang w:val="es-ES"/>
                      </w:rPr>
                    </w:pPr>
                    <w:r>
                      <w:rPr>
                        <w:noProof/>
                        <w:lang w:val="es-ES"/>
                      </w:rPr>
                      <w:t>M. F. C. Pérez, «LA TEORÍA DEL DESARROLLO,» Valladolid, 2013.</w:t>
                    </w:r>
                  </w:p>
                </w:tc>
              </w:tr>
              <w:tr w:rsidR="008A228A" w14:paraId="26BC3D54" w14:textId="77777777">
                <w:trPr>
                  <w:divId w:val="758792328"/>
                  <w:tblCellSpacing w:w="15" w:type="dxa"/>
                </w:trPr>
                <w:tc>
                  <w:tcPr>
                    <w:tcW w:w="50" w:type="pct"/>
                    <w:hideMark/>
                  </w:tcPr>
                  <w:p w14:paraId="4C2EB715" w14:textId="77777777" w:rsidR="008A228A" w:rsidRDefault="008A228A">
                    <w:pPr>
                      <w:pStyle w:val="Bibliografa"/>
                      <w:rPr>
                        <w:noProof/>
                        <w:lang w:val="es-ES"/>
                      </w:rPr>
                    </w:pPr>
                    <w:r>
                      <w:rPr>
                        <w:noProof/>
                        <w:lang w:val="es-ES"/>
                      </w:rPr>
                      <w:t xml:space="preserve">[26] </w:t>
                    </w:r>
                  </w:p>
                </w:tc>
                <w:tc>
                  <w:tcPr>
                    <w:tcW w:w="0" w:type="auto"/>
                    <w:hideMark/>
                  </w:tcPr>
                  <w:p w14:paraId="37327B98" w14:textId="77777777" w:rsidR="008A228A" w:rsidRDefault="008A228A">
                    <w:pPr>
                      <w:pStyle w:val="Bibliografa"/>
                      <w:rPr>
                        <w:noProof/>
                        <w:lang w:val="es-ES"/>
                      </w:rPr>
                    </w:pPr>
                    <w:r>
                      <w:rPr>
                        <w:noProof/>
                        <w:lang w:val="es-ES"/>
                      </w:rPr>
                      <w:t>L. Molera, «Escala de Likert: qué es y cómo utilizarla,» 15 Agosto 2019. [En línea]. Available: https://blog.hubspot.es/service/escala-likert.</w:t>
                    </w:r>
                  </w:p>
                </w:tc>
              </w:tr>
            </w:tbl>
            <w:p w14:paraId="1E898174" w14:textId="77777777" w:rsidR="008A228A" w:rsidRDefault="008A228A">
              <w:pPr>
                <w:divId w:val="758792328"/>
                <w:rPr>
                  <w:rFonts w:eastAsia="Times New Roman"/>
                  <w:noProof/>
                </w:rPr>
              </w:pPr>
            </w:p>
            <w:p w14:paraId="0CD46F59" w14:textId="0067F22E" w:rsidR="00FF0FBE" w:rsidRPr="00033C19" w:rsidRDefault="00FF0FBE">
              <w:pPr>
                <w:rPr>
                  <w:rFonts w:ascii="Arial" w:hAnsi="Arial" w:cs="Arial"/>
                  <w:color w:val="000000" w:themeColor="text1"/>
                </w:rPr>
              </w:pPr>
              <w:r w:rsidRPr="00033C19">
                <w:rPr>
                  <w:rFonts w:ascii="Arial" w:hAnsi="Arial" w:cs="Arial"/>
                  <w:b/>
                  <w:bCs/>
                  <w:color w:val="000000" w:themeColor="text1"/>
                </w:rPr>
                <w:fldChar w:fldCharType="end"/>
              </w:r>
            </w:p>
          </w:sdtContent>
        </w:sdt>
      </w:sdtContent>
    </w:sdt>
    <w:p w14:paraId="0D9A8FB5" w14:textId="77179BD8" w:rsidR="00DE3EF8" w:rsidRPr="00BE1DB2" w:rsidRDefault="00DE3EF8">
      <w:pPr>
        <w:rPr>
          <w:rFonts w:ascii="Arial" w:hAnsi="Arial" w:cs="Arial"/>
          <w:color w:val="000000" w:themeColor="text1"/>
        </w:rPr>
      </w:pPr>
      <w:r w:rsidRPr="00BE1DB2">
        <w:rPr>
          <w:rFonts w:ascii="Arial" w:hAnsi="Arial" w:cs="Arial"/>
          <w:color w:val="000000" w:themeColor="text1"/>
        </w:rPr>
        <w:br w:type="page"/>
      </w:r>
    </w:p>
    <w:p w14:paraId="6170BC3C" w14:textId="56ED63A3" w:rsidR="00DE3EF8" w:rsidRPr="00BE1DB2" w:rsidRDefault="00DE3EF8">
      <w:pPr>
        <w:pStyle w:val="Ttulo1"/>
        <w:numPr>
          <w:ilvl w:val="0"/>
          <w:numId w:val="2"/>
        </w:numPr>
        <w:spacing w:before="0" w:line="360" w:lineRule="auto"/>
        <w:jc w:val="both"/>
        <w:rPr>
          <w:rFonts w:ascii="Arial" w:hAnsi="Arial" w:cs="Arial"/>
          <w:b/>
          <w:bCs/>
          <w:color w:val="000000" w:themeColor="text1"/>
        </w:rPr>
      </w:pPr>
      <w:bookmarkStart w:id="1886" w:name="_Toc33317360"/>
      <w:bookmarkStart w:id="1887" w:name="_Toc45264848"/>
      <w:r w:rsidRPr="00BE1DB2">
        <w:rPr>
          <w:rFonts w:ascii="Arial" w:hAnsi="Arial" w:cs="Arial"/>
          <w:b/>
          <w:bCs/>
          <w:color w:val="000000" w:themeColor="text1"/>
        </w:rPr>
        <w:lastRenderedPageBreak/>
        <w:t>ANEXOS</w:t>
      </w:r>
      <w:bookmarkEnd w:id="1886"/>
      <w:bookmarkEnd w:id="1887"/>
    </w:p>
    <w:p w14:paraId="3CF22AD4" w14:textId="77777777" w:rsidR="00DE3EF8" w:rsidRPr="00BE1DB2" w:rsidRDefault="00DE3EF8" w:rsidP="00240B67">
      <w:pPr>
        <w:spacing w:line="360" w:lineRule="auto"/>
        <w:jc w:val="both"/>
        <w:rPr>
          <w:rFonts w:ascii="Arial" w:hAnsi="Arial" w:cs="Arial"/>
          <w:b/>
          <w:color w:val="000000" w:themeColor="text1"/>
        </w:rPr>
      </w:pPr>
      <w:r w:rsidRPr="00BE1DB2">
        <w:rPr>
          <w:rFonts w:ascii="Arial" w:hAnsi="Arial" w:cs="Arial"/>
          <w:b/>
          <w:color w:val="000000" w:themeColor="text1"/>
        </w:rPr>
        <w:t>6.1 Manual Técnico</w:t>
      </w:r>
    </w:p>
    <w:p w14:paraId="3161E979" w14:textId="59497B98"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88" w:name="_Ref31038356"/>
      <w:bookmarkStart w:id="1889" w:name="_Toc32574626"/>
      <w:bookmarkStart w:id="1890" w:name="_Toc32696437"/>
      <w:bookmarkStart w:id="1891" w:name="_Toc32696750"/>
      <w:bookmarkStart w:id="1892" w:name="_Toc32713723"/>
      <w:bookmarkStart w:id="1893" w:name="_Ref29847072"/>
      <w:bookmarkStart w:id="1894" w:name="_Ref29847011"/>
      <w:bookmarkStart w:id="1895" w:name="_Toc45262613"/>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A</w:t>
      </w:r>
      <w:r w:rsidRPr="00F829F6">
        <w:rPr>
          <w:rFonts w:ascii="Arial" w:hAnsi="Arial" w:cs="Arial"/>
          <w:b/>
          <w:i w:val="0"/>
          <w:iCs w:val="0"/>
          <w:color w:val="000000" w:themeColor="text1"/>
          <w:sz w:val="22"/>
          <w:szCs w:val="22"/>
        </w:rPr>
        <w:fldChar w:fldCharType="end"/>
      </w:r>
      <w:bookmarkEnd w:id="1888"/>
      <w:r w:rsidRPr="00BE1DB2">
        <w:rPr>
          <w:rFonts w:ascii="Arial" w:hAnsi="Arial" w:cs="Arial"/>
          <w:b/>
          <w:i w:val="0"/>
          <w:iCs w:val="0"/>
          <w:color w:val="000000" w:themeColor="text1"/>
          <w:sz w:val="22"/>
          <w:szCs w:val="22"/>
        </w:rPr>
        <w:t>: Requerimientos por parte del cliente</w:t>
      </w:r>
      <w:bookmarkEnd w:id="1889"/>
      <w:bookmarkEnd w:id="1890"/>
      <w:bookmarkEnd w:id="1891"/>
      <w:bookmarkEnd w:id="1892"/>
      <w:bookmarkEnd w:id="1895"/>
    </w:p>
    <w:p w14:paraId="1446945C" w14:textId="5CF87B38"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Informe de requerimientos de</w:t>
      </w:r>
      <w:r w:rsidR="00566AD6">
        <w:rPr>
          <w:rFonts w:ascii="Arial" w:hAnsi="Arial" w:cs="Arial"/>
          <w:color w:val="000000" w:themeColor="text1"/>
        </w:rPr>
        <w:t xml:space="preserve"> la Fundación </w:t>
      </w:r>
      <w:r w:rsidRPr="00BE1DB2">
        <w:rPr>
          <w:rFonts w:ascii="Arial" w:hAnsi="Arial" w:cs="Arial"/>
          <w:color w:val="000000" w:themeColor="text1"/>
        </w:rPr>
        <w:t>(formato xlsx).</w:t>
      </w:r>
    </w:p>
    <w:p w14:paraId="72B6593F" w14:textId="57EF8035"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96" w:name="_Ref31038442"/>
      <w:bookmarkStart w:id="1897" w:name="_Toc32574627"/>
      <w:bookmarkStart w:id="1898" w:name="_Toc32696438"/>
      <w:bookmarkStart w:id="1899" w:name="_Toc32696751"/>
      <w:bookmarkStart w:id="1900" w:name="_Toc32713724"/>
      <w:bookmarkStart w:id="1901" w:name="_Toc45262614"/>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B</w:t>
      </w:r>
      <w:r w:rsidRPr="00F829F6">
        <w:rPr>
          <w:rFonts w:ascii="Arial" w:hAnsi="Arial" w:cs="Arial"/>
          <w:b/>
          <w:i w:val="0"/>
          <w:iCs w:val="0"/>
          <w:color w:val="000000" w:themeColor="text1"/>
          <w:sz w:val="22"/>
          <w:szCs w:val="22"/>
        </w:rPr>
        <w:fldChar w:fldCharType="end"/>
      </w:r>
      <w:bookmarkEnd w:id="1893"/>
      <w:bookmarkEnd w:id="1896"/>
      <w:r w:rsidRPr="00BE1DB2">
        <w:rPr>
          <w:rFonts w:ascii="Arial" w:hAnsi="Arial" w:cs="Arial"/>
          <w:b/>
          <w:i w:val="0"/>
          <w:iCs w:val="0"/>
          <w:color w:val="000000" w:themeColor="text1"/>
          <w:sz w:val="22"/>
          <w:szCs w:val="22"/>
        </w:rPr>
        <w:t>: Diagrama de la Base de Datos</w:t>
      </w:r>
      <w:bookmarkEnd w:id="1894"/>
      <w:bookmarkEnd w:id="1897"/>
      <w:bookmarkEnd w:id="1898"/>
      <w:bookmarkEnd w:id="1899"/>
      <w:bookmarkEnd w:id="1900"/>
      <w:bookmarkEnd w:id="1901"/>
    </w:p>
    <w:p w14:paraId="588ABF32" w14:textId="671DC4C9"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 xml:space="preserve">Documento Adjunto: Diagrama de la Base de Datos del </w:t>
      </w:r>
      <w:r w:rsidR="00566AD6">
        <w:rPr>
          <w:rFonts w:ascii="Arial" w:hAnsi="Arial" w:cs="Arial"/>
          <w:color w:val="000000" w:themeColor="text1"/>
        </w:rPr>
        <w:t>Aplicativo</w:t>
      </w:r>
      <w:r w:rsidRPr="00BE1DB2">
        <w:rPr>
          <w:rFonts w:ascii="Arial" w:hAnsi="Arial" w:cs="Arial"/>
          <w:color w:val="000000" w:themeColor="text1"/>
        </w:rPr>
        <w:t xml:space="preserve"> (formato PNG).</w:t>
      </w:r>
    </w:p>
    <w:p w14:paraId="2A297DAE" w14:textId="3E7E3379"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02" w:name="_Ref30890251"/>
      <w:bookmarkStart w:id="1903" w:name="_Toc32574628"/>
      <w:bookmarkStart w:id="1904" w:name="_Toc32696439"/>
      <w:bookmarkStart w:id="1905" w:name="_Toc32696752"/>
      <w:bookmarkStart w:id="1906" w:name="_Toc32713725"/>
      <w:bookmarkStart w:id="1907" w:name="_Toc45262615"/>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C</w:t>
      </w:r>
      <w:r w:rsidRPr="00F829F6">
        <w:rPr>
          <w:rFonts w:ascii="Arial" w:hAnsi="Arial" w:cs="Arial"/>
          <w:b/>
          <w:i w:val="0"/>
          <w:iCs w:val="0"/>
          <w:color w:val="000000" w:themeColor="text1"/>
          <w:sz w:val="22"/>
          <w:szCs w:val="22"/>
        </w:rPr>
        <w:fldChar w:fldCharType="end"/>
      </w:r>
      <w:bookmarkEnd w:id="1902"/>
      <w:r w:rsidRPr="00BE1DB2">
        <w:rPr>
          <w:rFonts w:ascii="Arial" w:hAnsi="Arial" w:cs="Arial"/>
          <w:b/>
          <w:i w:val="0"/>
          <w:iCs w:val="0"/>
          <w:color w:val="000000" w:themeColor="text1"/>
          <w:sz w:val="22"/>
          <w:szCs w:val="22"/>
        </w:rPr>
        <w:t>: Atributos tablas principales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r w:rsidR="00D6370B">
        <w:rPr>
          <w:rFonts w:ascii="Arial" w:hAnsi="Arial" w:cs="Arial"/>
          <w:b/>
          <w:i w:val="0"/>
          <w:iCs w:val="0"/>
          <w:color w:val="000000" w:themeColor="text1"/>
          <w:sz w:val="22"/>
          <w:szCs w:val="22"/>
        </w:rPr>
        <w:t>aplicación móvil</w:t>
      </w:r>
      <w:r w:rsidRPr="00BE1DB2">
        <w:rPr>
          <w:rFonts w:ascii="Arial" w:hAnsi="Arial" w:cs="Arial"/>
          <w:b/>
          <w:i w:val="0"/>
          <w:iCs w:val="0"/>
          <w:color w:val="000000" w:themeColor="text1"/>
          <w:sz w:val="22"/>
          <w:szCs w:val="22"/>
        </w:rPr>
        <w:t>.</w:t>
      </w:r>
      <w:bookmarkEnd w:id="1903"/>
      <w:bookmarkEnd w:id="1904"/>
      <w:bookmarkEnd w:id="1905"/>
      <w:bookmarkEnd w:id="1906"/>
      <w:bookmarkEnd w:id="1907"/>
    </w:p>
    <w:p w14:paraId="14C73B27" w14:textId="149926FB"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 xml:space="preserve">Documento Adjunto: Carpeta con Archivo Excel que contiene atributos principales y secundarios del </w:t>
      </w:r>
      <w:r w:rsidR="00566AD6">
        <w:rPr>
          <w:rFonts w:ascii="Arial" w:hAnsi="Arial" w:cs="Arial"/>
          <w:color w:val="000000" w:themeColor="text1"/>
        </w:rPr>
        <w:t>Aplicativo PequesGame</w:t>
      </w:r>
      <w:r w:rsidRPr="00BE1DB2">
        <w:rPr>
          <w:rFonts w:ascii="Arial" w:hAnsi="Arial" w:cs="Arial"/>
          <w:color w:val="000000" w:themeColor="text1"/>
        </w:rPr>
        <w:t xml:space="preserve"> (formato xlsx).</w:t>
      </w:r>
    </w:p>
    <w:p w14:paraId="3A3510D3" w14:textId="55C0F446"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08" w:name="_Ref30898245"/>
      <w:bookmarkStart w:id="1909" w:name="_Toc32574629"/>
      <w:bookmarkStart w:id="1910" w:name="_Toc32696440"/>
      <w:bookmarkStart w:id="1911" w:name="_Toc32696753"/>
      <w:bookmarkStart w:id="1912" w:name="_Toc32713726"/>
      <w:bookmarkStart w:id="1913" w:name="_Toc45262616"/>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D</w:t>
      </w:r>
      <w:r w:rsidRPr="00F829F6">
        <w:rPr>
          <w:rFonts w:ascii="Arial" w:hAnsi="Arial" w:cs="Arial"/>
          <w:b/>
          <w:i w:val="0"/>
          <w:iCs w:val="0"/>
          <w:color w:val="000000" w:themeColor="text1"/>
          <w:sz w:val="22"/>
          <w:szCs w:val="22"/>
        </w:rPr>
        <w:fldChar w:fldCharType="end"/>
      </w:r>
      <w:bookmarkEnd w:id="1908"/>
      <w:r w:rsidRPr="00BE1DB2">
        <w:rPr>
          <w:rFonts w:ascii="Arial" w:hAnsi="Arial" w:cs="Arial"/>
          <w:b/>
          <w:i w:val="0"/>
          <w:iCs w:val="0"/>
          <w:color w:val="000000" w:themeColor="text1"/>
          <w:sz w:val="22"/>
          <w:szCs w:val="22"/>
        </w:rPr>
        <w:t>:  Diagrama de Flujo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bookmarkEnd w:id="1909"/>
      <w:bookmarkEnd w:id="1910"/>
      <w:bookmarkEnd w:id="1911"/>
      <w:bookmarkEnd w:id="1912"/>
      <w:r w:rsidR="00D6370B">
        <w:rPr>
          <w:rFonts w:ascii="Arial" w:hAnsi="Arial" w:cs="Arial"/>
          <w:b/>
          <w:i w:val="0"/>
          <w:iCs w:val="0"/>
          <w:color w:val="000000" w:themeColor="text1"/>
          <w:sz w:val="22"/>
          <w:szCs w:val="22"/>
        </w:rPr>
        <w:t>aplicación móvil</w:t>
      </w:r>
      <w:bookmarkEnd w:id="1913"/>
    </w:p>
    <w:p w14:paraId="20D33756"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Diagrama de Flujo del sistema (formato PNG).</w:t>
      </w:r>
    </w:p>
    <w:p w14:paraId="61FE990F" w14:textId="332890F4"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14" w:name="_Ref29848776"/>
      <w:bookmarkStart w:id="1915" w:name="_Toc32574630"/>
      <w:bookmarkStart w:id="1916" w:name="_Toc32696441"/>
      <w:bookmarkStart w:id="1917" w:name="_Toc32696754"/>
      <w:bookmarkStart w:id="1918" w:name="_Toc32713727"/>
      <w:bookmarkStart w:id="1919" w:name="_Toc45262617"/>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E</w:t>
      </w:r>
      <w:r w:rsidRPr="00F829F6">
        <w:rPr>
          <w:rFonts w:ascii="Arial" w:hAnsi="Arial" w:cs="Arial"/>
          <w:b/>
          <w:i w:val="0"/>
          <w:iCs w:val="0"/>
          <w:color w:val="000000" w:themeColor="text1"/>
          <w:sz w:val="22"/>
          <w:szCs w:val="22"/>
        </w:rPr>
        <w:fldChar w:fldCharType="end"/>
      </w:r>
      <w:bookmarkEnd w:id="1914"/>
      <w:r w:rsidRPr="00BE1DB2">
        <w:rPr>
          <w:rFonts w:ascii="Arial" w:hAnsi="Arial" w:cs="Arial"/>
          <w:b/>
          <w:i w:val="0"/>
          <w:iCs w:val="0"/>
          <w:color w:val="000000" w:themeColor="text1"/>
          <w:sz w:val="22"/>
          <w:szCs w:val="22"/>
        </w:rPr>
        <w:t>: Pila del Producto</w:t>
      </w:r>
      <w:bookmarkEnd w:id="1915"/>
      <w:bookmarkEnd w:id="1916"/>
      <w:bookmarkEnd w:id="1917"/>
      <w:bookmarkEnd w:id="1918"/>
      <w:bookmarkEnd w:id="1919"/>
    </w:p>
    <w:p w14:paraId="7F42C4D7"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Documento en Excel en el cual incluye las historias de usuario épicas, product backlog y las historias de usuario para cada sprint (formato xlsx)</w:t>
      </w:r>
    </w:p>
    <w:p w14:paraId="3F8657A1" w14:textId="109A4BD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20" w:name="_Ref29911784"/>
      <w:bookmarkStart w:id="1921" w:name="_Ref29911750"/>
      <w:bookmarkStart w:id="1922" w:name="_Toc32574631"/>
      <w:bookmarkStart w:id="1923" w:name="_Toc32696442"/>
      <w:bookmarkStart w:id="1924" w:name="_Toc32696755"/>
      <w:bookmarkStart w:id="1925" w:name="_Toc32713728"/>
      <w:bookmarkStart w:id="1926" w:name="_Toc45262618"/>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F</w:t>
      </w:r>
      <w:r w:rsidRPr="00F829F6">
        <w:rPr>
          <w:rFonts w:ascii="Arial" w:hAnsi="Arial" w:cs="Arial"/>
          <w:b/>
          <w:i w:val="0"/>
          <w:iCs w:val="0"/>
          <w:color w:val="000000" w:themeColor="text1"/>
          <w:sz w:val="22"/>
          <w:szCs w:val="22"/>
        </w:rPr>
        <w:fldChar w:fldCharType="end"/>
      </w:r>
      <w:bookmarkEnd w:id="1920"/>
      <w:bookmarkEnd w:id="1921"/>
      <w:r w:rsidRPr="00BE1DB2">
        <w:rPr>
          <w:rFonts w:ascii="Arial" w:hAnsi="Arial" w:cs="Arial"/>
          <w:b/>
          <w:i w:val="0"/>
          <w:iCs w:val="0"/>
          <w:color w:val="000000" w:themeColor="text1"/>
          <w:sz w:val="22"/>
          <w:szCs w:val="22"/>
        </w:rPr>
        <w:t>: Tablas y Gráficos BurnDown Charts</w:t>
      </w:r>
      <w:bookmarkEnd w:id="1922"/>
      <w:bookmarkEnd w:id="1923"/>
      <w:bookmarkEnd w:id="1924"/>
      <w:bookmarkEnd w:id="1925"/>
      <w:bookmarkEnd w:id="1926"/>
    </w:p>
    <w:p w14:paraId="1FDC8824"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Tablas y BurnDown charts para cada sprint (formato xlsx).</w:t>
      </w:r>
    </w:p>
    <w:p w14:paraId="6A5F9FF2" w14:textId="765CD91A"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27" w:name="_Ref31409636"/>
      <w:bookmarkStart w:id="1928" w:name="_Toc32574632"/>
      <w:bookmarkStart w:id="1929" w:name="_Toc32696443"/>
      <w:bookmarkStart w:id="1930" w:name="_Toc32696756"/>
      <w:bookmarkStart w:id="1931" w:name="_Toc32713729"/>
      <w:bookmarkStart w:id="1932" w:name="_Toc45262619"/>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G</w:t>
      </w:r>
      <w:r w:rsidRPr="00F829F6">
        <w:rPr>
          <w:rFonts w:ascii="Arial" w:hAnsi="Arial" w:cs="Arial"/>
          <w:b/>
          <w:i w:val="0"/>
          <w:iCs w:val="0"/>
          <w:color w:val="000000" w:themeColor="text1"/>
          <w:sz w:val="22"/>
          <w:szCs w:val="22"/>
        </w:rPr>
        <w:fldChar w:fldCharType="end"/>
      </w:r>
      <w:bookmarkEnd w:id="1927"/>
      <w:r w:rsidRPr="00BE1DB2">
        <w:rPr>
          <w:rFonts w:ascii="Arial" w:hAnsi="Arial" w:cs="Arial"/>
          <w:b/>
          <w:i w:val="0"/>
          <w:iCs w:val="0"/>
          <w:color w:val="000000" w:themeColor="text1"/>
          <w:sz w:val="22"/>
          <w:szCs w:val="22"/>
        </w:rPr>
        <w:t>: Prototipo de las interfaces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bookmarkEnd w:id="1928"/>
      <w:bookmarkEnd w:id="1929"/>
      <w:bookmarkEnd w:id="1930"/>
      <w:bookmarkEnd w:id="1931"/>
      <w:r w:rsidR="00D6370B">
        <w:rPr>
          <w:rFonts w:ascii="Arial" w:hAnsi="Arial" w:cs="Arial"/>
          <w:b/>
          <w:i w:val="0"/>
          <w:iCs w:val="0"/>
          <w:color w:val="000000" w:themeColor="text1"/>
          <w:sz w:val="22"/>
          <w:szCs w:val="22"/>
        </w:rPr>
        <w:t>aplicación móvil</w:t>
      </w:r>
      <w:bookmarkEnd w:id="1932"/>
    </w:p>
    <w:p w14:paraId="71880311"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Prototipos de interfaces del sistema en (formato PNG).</w:t>
      </w:r>
    </w:p>
    <w:p w14:paraId="09EAA28F" w14:textId="715F76C8"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33" w:name="_Ref32083904"/>
      <w:bookmarkStart w:id="1934" w:name="_Toc32574635"/>
      <w:bookmarkStart w:id="1935" w:name="_Toc32696446"/>
      <w:bookmarkStart w:id="1936" w:name="_Toc32696759"/>
      <w:bookmarkStart w:id="1937" w:name="_Toc32713732"/>
      <w:bookmarkStart w:id="1938" w:name="_Toc45262620"/>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H</w:t>
      </w:r>
      <w:r w:rsidRPr="00F829F6">
        <w:rPr>
          <w:rFonts w:ascii="Arial" w:hAnsi="Arial" w:cs="Arial"/>
          <w:b/>
          <w:i w:val="0"/>
          <w:iCs w:val="0"/>
          <w:color w:val="000000" w:themeColor="text1"/>
          <w:sz w:val="22"/>
          <w:szCs w:val="22"/>
        </w:rPr>
        <w:fldChar w:fldCharType="end"/>
      </w:r>
      <w:bookmarkEnd w:id="1933"/>
      <w:r w:rsidRPr="00BE1DB2">
        <w:rPr>
          <w:rFonts w:ascii="Arial" w:hAnsi="Arial" w:cs="Arial"/>
          <w:b/>
          <w:i w:val="0"/>
          <w:iCs w:val="0"/>
          <w:color w:val="000000" w:themeColor="text1"/>
          <w:sz w:val="22"/>
          <w:szCs w:val="22"/>
        </w:rPr>
        <w:t>: Interfaces e implementación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r w:rsidR="00D6370B">
        <w:rPr>
          <w:rFonts w:ascii="Arial" w:hAnsi="Arial" w:cs="Arial"/>
          <w:b/>
          <w:i w:val="0"/>
          <w:iCs w:val="0"/>
          <w:color w:val="000000" w:themeColor="text1"/>
          <w:sz w:val="22"/>
          <w:szCs w:val="22"/>
        </w:rPr>
        <w:t>aplicación móvil</w:t>
      </w:r>
      <w:bookmarkEnd w:id="1938"/>
    </w:p>
    <w:p w14:paraId="096AF356" w14:textId="6033090A" w:rsidR="00602EF1" w:rsidRPr="00BE1DB2" w:rsidRDefault="00602EF1" w:rsidP="00240B67">
      <w:pPr>
        <w:spacing w:line="360" w:lineRule="auto"/>
        <w:ind w:left="567"/>
        <w:jc w:val="both"/>
        <w:rPr>
          <w:rFonts w:ascii="Arial" w:hAnsi="Arial" w:cs="Arial"/>
          <w:color w:val="000000" w:themeColor="text1"/>
        </w:rPr>
      </w:pPr>
      <w:r w:rsidRPr="00BE1DB2">
        <w:rPr>
          <w:rFonts w:ascii="Arial" w:hAnsi="Arial" w:cs="Arial"/>
          <w:color w:val="000000" w:themeColor="text1"/>
        </w:rPr>
        <w:t>Documento Adjunto: Carpeta contiene documento en Word con capturas de imagen de todas las interfaces de</w:t>
      </w:r>
      <w:r w:rsidR="0068607C">
        <w:rPr>
          <w:rFonts w:ascii="Arial" w:hAnsi="Arial" w:cs="Arial"/>
          <w:color w:val="000000" w:themeColor="text1"/>
        </w:rPr>
        <w:t xml:space="preserve"> </w:t>
      </w:r>
      <w:r w:rsidRPr="00BE1DB2">
        <w:rPr>
          <w:rFonts w:ascii="Arial" w:hAnsi="Arial" w:cs="Arial"/>
          <w:color w:val="000000" w:themeColor="text1"/>
        </w:rPr>
        <w:t>l</w:t>
      </w:r>
      <w:r w:rsidR="0068607C">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(formato .docx)</w:t>
      </w:r>
    </w:p>
    <w:p w14:paraId="6705E43C" w14:textId="7777777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Anexo I: Casos de prueba</w:t>
      </w:r>
      <w:bookmarkEnd w:id="1934"/>
      <w:bookmarkEnd w:id="1935"/>
      <w:bookmarkEnd w:id="1936"/>
      <w:bookmarkEnd w:id="1937"/>
    </w:p>
    <w:p w14:paraId="6811C243"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Carpeta contiene archivo Excel con los casos de prueba basados en las historias épicas (formato .xlsx)</w:t>
      </w:r>
    </w:p>
    <w:p w14:paraId="2BFC8B05" w14:textId="5C31174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 xml:space="preserve">Anexo </w:t>
      </w:r>
      <w:r w:rsidR="00903BC9" w:rsidRPr="00BE1DB2">
        <w:rPr>
          <w:rFonts w:ascii="Arial" w:hAnsi="Arial" w:cs="Arial"/>
          <w:b/>
          <w:i w:val="0"/>
          <w:iCs w:val="0"/>
          <w:color w:val="000000" w:themeColor="text1"/>
          <w:sz w:val="22"/>
          <w:szCs w:val="22"/>
        </w:rPr>
        <w:t>J</w:t>
      </w:r>
      <w:r w:rsidRPr="00BE1DB2">
        <w:rPr>
          <w:rFonts w:ascii="Arial" w:hAnsi="Arial" w:cs="Arial"/>
          <w:b/>
          <w:i w:val="0"/>
          <w:iCs w:val="0"/>
          <w:color w:val="000000" w:themeColor="text1"/>
          <w:sz w:val="22"/>
          <w:szCs w:val="22"/>
        </w:rPr>
        <w:t>: Pruebas de usabilidad</w:t>
      </w:r>
    </w:p>
    <w:p w14:paraId="126E155D"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lastRenderedPageBreak/>
        <w:t>Documento Adjunto: Carpeta contiene archivo Excel con los resultados de la prueba de usabilidad (formato .xlsx) y PDF con la prueba aplicada.</w:t>
      </w:r>
    </w:p>
    <w:p w14:paraId="24363C65"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6.2 Manual de Usuario</w:t>
      </w:r>
    </w:p>
    <w:p w14:paraId="7D7D039D"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6.3 Código fuente</w:t>
      </w:r>
    </w:p>
    <w:p w14:paraId="4000A8A7" w14:textId="04FA1C54"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El có</w:t>
      </w:r>
      <w:r w:rsidR="00240B67" w:rsidRPr="00BE1DB2">
        <w:rPr>
          <w:rFonts w:ascii="Arial" w:hAnsi="Arial" w:cs="Arial"/>
          <w:color w:val="000000" w:themeColor="text1"/>
        </w:rPr>
        <w:t>dig</w:t>
      </w:r>
      <w:r w:rsidRPr="00BE1DB2">
        <w:rPr>
          <w:rFonts w:ascii="Arial" w:hAnsi="Arial" w:cs="Arial"/>
          <w:color w:val="000000" w:themeColor="text1"/>
        </w:rPr>
        <w:t xml:space="preserve">o fuente se </w:t>
      </w:r>
      <w:r w:rsidR="00240B67" w:rsidRPr="00BE1DB2">
        <w:rPr>
          <w:rFonts w:ascii="Arial" w:hAnsi="Arial" w:cs="Arial"/>
          <w:color w:val="000000" w:themeColor="text1"/>
        </w:rPr>
        <w:t>encuentra</w:t>
      </w:r>
      <w:r w:rsidRPr="00BE1DB2">
        <w:rPr>
          <w:rFonts w:ascii="Arial" w:hAnsi="Arial" w:cs="Arial"/>
          <w:color w:val="000000" w:themeColor="text1"/>
        </w:rPr>
        <w:t xml:space="preserve"> en el link de </w:t>
      </w:r>
      <w:r w:rsidR="00240B67" w:rsidRPr="00BE1DB2">
        <w:rPr>
          <w:rFonts w:ascii="Arial" w:hAnsi="Arial" w:cs="Arial"/>
          <w:color w:val="000000" w:themeColor="text1"/>
        </w:rPr>
        <w:t>GitHub.</w:t>
      </w:r>
    </w:p>
    <w:p w14:paraId="7393EF2C" w14:textId="677C629B" w:rsidR="00297BDD" w:rsidRPr="00BE1DB2" w:rsidRDefault="00297BDD" w:rsidP="00240B67">
      <w:pPr>
        <w:spacing w:line="360" w:lineRule="auto"/>
        <w:ind w:left="709" w:hanging="1"/>
        <w:jc w:val="both"/>
        <w:rPr>
          <w:rFonts w:ascii="Arial" w:hAnsi="Arial" w:cs="Arial"/>
          <w:color w:val="000000" w:themeColor="text1"/>
        </w:rPr>
      </w:pPr>
    </w:p>
    <w:p w14:paraId="29DFB87D" w14:textId="77777777" w:rsidR="00297BDD" w:rsidRPr="00BE1DB2" w:rsidRDefault="00297BDD" w:rsidP="00240B67">
      <w:pPr>
        <w:spacing w:line="360" w:lineRule="auto"/>
        <w:ind w:left="709" w:hanging="1"/>
        <w:jc w:val="both"/>
        <w:rPr>
          <w:rFonts w:ascii="Arial" w:hAnsi="Arial" w:cs="Arial"/>
          <w:color w:val="000000" w:themeColor="text1"/>
        </w:rPr>
      </w:pPr>
    </w:p>
    <w:p w14:paraId="5FC2A248" w14:textId="77777777" w:rsidR="00AC6D6B" w:rsidRPr="00602EF1" w:rsidRDefault="00AC6D6B" w:rsidP="00240B67">
      <w:pPr>
        <w:pStyle w:val="Bibliografa"/>
        <w:spacing w:line="360" w:lineRule="auto"/>
        <w:jc w:val="both"/>
        <w:rPr>
          <w:rFonts w:ascii="Arial" w:hAnsi="Arial" w:cs="Arial"/>
        </w:rPr>
      </w:pPr>
    </w:p>
    <w:sectPr w:rsidR="00AC6D6B" w:rsidRPr="00602EF1" w:rsidSect="00892EE9">
      <w:footerReference w:type="default" r:id="rId33"/>
      <w:pgSz w:w="11906" w:h="16838"/>
      <w:pgMar w:top="1701" w:right="1701" w:bottom="1418" w:left="1701" w:header="708" w:footer="13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JUAN PABLO ZALDUMBIDE PROANO" w:date="2020-06-06T23:37:00Z" w:initials="JPZP">
    <w:p w14:paraId="1F98DF56" w14:textId="550B4CA0" w:rsidR="00667153" w:rsidRDefault="00667153">
      <w:pPr>
        <w:pStyle w:val="Textocomentario"/>
      </w:pPr>
      <w:r>
        <w:rPr>
          <w:rStyle w:val="Refdecomentario"/>
        </w:rPr>
        <w:annotationRef/>
      </w:r>
      <w:r>
        <w:t>Alinear correctamente los gráficos sin que salgan deel margen, poner gráficos que al hacer zoom, no se pierda la calidad.</w:t>
      </w:r>
    </w:p>
  </w:comment>
  <w:comment w:id="51" w:author="JUAN PABLO ZALDUMBIDE PROANO" w:date="2020-06-06T23:38:00Z" w:initials="JPZP">
    <w:p w14:paraId="50F4288A" w14:textId="69913F1E" w:rsidR="00667153" w:rsidRDefault="00667153">
      <w:pPr>
        <w:pStyle w:val="Textocomentario"/>
      </w:pPr>
      <w:r>
        <w:rPr>
          <w:rStyle w:val="Refdecomentario"/>
        </w:rPr>
        <w:annotationRef/>
      </w:r>
      <w:r>
        <w:t>Las tablas según APA o IEEE no son de colores</w:t>
      </w:r>
    </w:p>
  </w:comment>
  <w:comment w:id="77" w:author="JUAN PABLO ZALDUMBIDE PROANO" w:date="2020-06-06T23:39:00Z" w:initials="JPZP">
    <w:p w14:paraId="698EE137" w14:textId="36D8F8DF" w:rsidR="00667153" w:rsidRDefault="00667153">
      <w:pPr>
        <w:pStyle w:val="Textocomentario"/>
      </w:pPr>
      <w:r>
        <w:rPr>
          <w:rStyle w:val="Refdecomentario"/>
        </w:rPr>
        <w:annotationRef/>
      </w:r>
      <w:r>
        <w:t>Colores?</w:t>
      </w:r>
    </w:p>
  </w:comment>
  <w:comment w:id="94" w:author="JUAN PABLO ZALDUMBIDE PROANO" w:date="2020-06-06T23:40:00Z" w:initials="JPZP">
    <w:p w14:paraId="674CC745" w14:textId="48740D30" w:rsidR="00667153" w:rsidRDefault="00667153">
      <w:pPr>
        <w:pStyle w:val="Textocomentario"/>
      </w:pPr>
      <w:r>
        <w:rPr>
          <w:rStyle w:val="Refdecomentario"/>
        </w:rPr>
        <w:annotationRef/>
      </w:r>
      <w:r>
        <w:t>colores</w:t>
      </w:r>
    </w:p>
  </w:comment>
  <w:comment w:id="110" w:author="JUAN PABLO ZALDUMBIDE PROANO" w:date="2020-06-06T23:40:00Z" w:initials="JPZP">
    <w:p w14:paraId="1FA2762B" w14:textId="14853E47" w:rsidR="00667153" w:rsidRDefault="00667153">
      <w:pPr>
        <w:pStyle w:val="Textocomentario"/>
      </w:pPr>
      <w:r>
        <w:rPr>
          <w:rStyle w:val="Refdecomentario"/>
        </w:rPr>
        <w:annotationRef/>
      </w:r>
      <w:r>
        <w:t>colores</w:t>
      </w:r>
    </w:p>
  </w:comment>
  <w:comment w:id="1878" w:author="JUAN PABLO ZALDUMBIDE PROANO" w:date="2020-06-06T23:43:00Z" w:initials="JPZP">
    <w:p w14:paraId="62FEA816" w14:textId="5C32C11B" w:rsidR="00667153" w:rsidRDefault="00667153">
      <w:pPr>
        <w:pStyle w:val="Textocomentario"/>
      </w:pPr>
      <w:r>
        <w:rPr>
          <w:rStyle w:val="Refdecomentario"/>
        </w:rPr>
        <w:annotationRef/>
      </w:r>
      <w:r>
        <w:t>Sería bueno mencionar previamente que es esta fundación o que hace.</w:t>
      </w:r>
    </w:p>
  </w:comment>
  <w:comment w:id="1879" w:author="Diego Andrés Villavicencio Cando" w:date="2020-06-07T12:37:00Z" w:initials="DAVC">
    <w:p w14:paraId="73747FCE" w14:textId="77777777" w:rsidR="00667153" w:rsidRDefault="00667153">
      <w:pPr>
        <w:pStyle w:val="Textocomentario"/>
      </w:pPr>
      <w:r>
        <w:rPr>
          <w:rStyle w:val="Refdecomentario"/>
        </w:rPr>
        <w:annotationRef/>
      </w:r>
      <w:r>
        <w:t>Se menciona que realizaba la fundación en la parte final del planteamiento del problema</w:t>
      </w:r>
    </w:p>
    <w:p w14:paraId="3FCA00CA" w14:textId="6ECAC1AA" w:rsidR="00667153" w:rsidRDefault="00667153">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98DF56" w15:done="1"/>
  <w15:commentEx w15:paraId="50F4288A" w15:done="1"/>
  <w15:commentEx w15:paraId="698EE137" w15:done="1"/>
  <w15:commentEx w15:paraId="674CC745" w15:done="1"/>
  <w15:commentEx w15:paraId="1FA2762B" w15:done="1"/>
  <w15:commentEx w15:paraId="62FEA816" w15:done="1"/>
  <w15:commentEx w15:paraId="3FCA00CA" w15:paraIdParent="62FEA8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6A6CE" w16cex:dateUtc="2020-06-07T04:35:00Z"/>
  <w16cex:commentExtensible w16cex:durableId="2286A74E" w16cex:dateUtc="2020-06-07T04:37:00Z"/>
  <w16cex:commentExtensible w16cex:durableId="2286A78A" w16cex:dateUtc="2020-06-07T04:38:00Z"/>
  <w16cex:commentExtensible w16cex:durableId="2286A7BF" w16cex:dateUtc="2020-06-07T04:39:00Z"/>
  <w16cex:commentExtensible w16cex:durableId="2286A7D8" w16cex:dateUtc="2020-06-07T04:40:00Z"/>
  <w16cex:commentExtensible w16cex:durableId="2286A7E5" w16cex:dateUtc="2020-06-07T04:40:00Z"/>
  <w16cex:commentExtensible w16cex:durableId="2286A8A7" w16cex:dateUtc="2020-06-07T04:43:00Z"/>
  <w16cex:commentExtensible w16cex:durableId="2286A8D7" w16cex:dateUtc="2020-06-07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98DF56" w16cid:durableId="2286A74E"/>
  <w16cid:commentId w16cid:paraId="50F4288A" w16cid:durableId="2286A78A"/>
  <w16cid:commentId w16cid:paraId="698EE137" w16cid:durableId="2286A7BF"/>
  <w16cid:commentId w16cid:paraId="674CC745" w16cid:durableId="2286A7D8"/>
  <w16cid:commentId w16cid:paraId="1FA2762B" w16cid:durableId="2286A7E5"/>
  <w16cid:commentId w16cid:paraId="62FEA816" w16cid:durableId="2286A8A7"/>
  <w16cid:commentId w16cid:paraId="3FCA00CA" w16cid:durableId="22875E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0C64F" w14:textId="77777777" w:rsidR="00832468" w:rsidRDefault="00832468" w:rsidP="00A316ED">
      <w:pPr>
        <w:spacing w:after="0" w:line="240" w:lineRule="auto"/>
      </w:pPr>
      <w:r>
        <w:separator/>
      </w:r>
    </w:p>
  </w:endnote>
  <w:endnote w:type="continuationSeparator" w:id="0">
    <w:p w14:paraId="241C4844" w14:textId="77777777" w:rsidR="00832468" w:rsidRDefault="00832468" w:rsidP="00A31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0FD5E" w14:textId="77777777" w:rsidR="00667153" w:rsidRDefault="00667153" w:rsidP="009671E1">
    <w:pPr>
      <w:pStyle w:val="Piedepgina"/>
      <w:jc w:val="center"/>
    </w:pPr>
    <w:r>
      <w:t>I</w:t>
    </w:r>
  </w:p>
  <w:p w14:paraId="0BA4AA16" w14:textId="77777777" w:rsidR="00667153" w:rsidRDefault="00667153" w:rsidP="00A316ED">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52955"/>
      <w:docPartObj>
        <w:docPartGallery w:val="Page Numbers (Bottom of Page)"/>
        <w:docPartUnique/>
      </w:docPartObj>
    </w:sdtPr>
    <w:sdtContent>
      <w:p w14:paraId="5C09C4F6" w14:textId="77777777" w:rsidR="00667153" w:rsidRDefault="00667153">
        <w:pPr>
          <w:pStyle w:val="Piedepgina"/>
          <w:jc w:val="center"/>
        </w:pPr>
        <w:r>
          <w:fldChar w:fldCharType="begin"/>
        </w:r>
        <w:r>
          <w:instrText>PAGE   \* MERGEFORMAT</w:instrText>
        </w:r>
        <w:r>
          <w:fldChar w:fldCharType="separate"/>
        </w:r>
        <w:r w:rsidRPr="00EC2345">
          <w:rPr>
            <w:noProof/>
            <w:lang w:val="es-ES"/>
          </w:rPr>
          <w:t>X</w:t>
        </w:r>
        <w:r>
          <w:fldChar w:fldCharType="end"/>
        </w:r>
      </w:p>
    </w:sdtContent>
  </w:sdt>
  <w:p w14:paraId="7DD6019B" w14:textId="77777777" w:rsidR="00667153" w:rsidRDefault="0066715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907DE" w14:textId="77777777" w:rsidR="00667153" w:rsidRDefault="00667153">
    <w:pPr>
      <w:pStyle w:val="Textoindependiente"/>
      <w:spacing w:line="14" w:lineRule="auto"/>
    </w:pPr>
    <w:r>
      <w:rPr>
        <w:noProof/>
        <w:lang w:val="es-ES" w:eastAsia="es-ES"/>
      </w:rPr>
      <mc:AlternateContent>
        <mc:Choice Requires="wps">
          <w:drawing>
            <wp:anchor distT="0" distB="0" distL="114300" distR="114300" simplePos="0" relativeHeight="251659264" behindDoc="1" locked="0" layoutInCell="1" allowOverlap="1" wp14:anchorId="5AE4164C" wp14:editId="4E256173">
              <wp:simplePos x="0" y="0"/>
              <wp:positionH relativeFrom="page">
                <wp:posOffset>3875405</wp:posOffset>
              </wp:positionH>
              <wp:positionV relativeFrom="page">
                <wp:posOffset>9933940</wp:posOffset>
              </wp:positionV>
              <wp:extent cx="196850" cy="173355"/>
              <wp:effectExtent l="0" t="0" r="4445"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FD28" w14:textId="77777777" w:rsidR="00667153" w:rsidRDefault="00667153">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4164C" id="_x0000_t202" coordsize="21600,21600" o:spt="202" path="m,l,21600r21600,l21600,xe">
              <v:stroke joinstyle="miter"/>
              <v:path gradientshapeok="t" o:connecttype="rect"/>
            </v:shapetype>
            <v:shape id="Cuadro de texto 18" o:spid="_x0000_s1026" type="#_x0000_t202" style="position:absolute;margin-left:305.15pt;margin-top:782.2pt;width:15.5pt;height:13.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" filled="f" stroked="f">
              <v:textbox inset="0,0,0,0">
                <w:txbxContent>
                  <w:p w14:paraId="1E0EFD28" w14:textId="77777777" w:rsidR="00204634" w:rsidRDefault="00204634">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3542E" w14:textId="77777777" w:rsidR="00832468" w:rsidRDefault="00832468" w:rsidP="00A316ED">
      <w:pPr>
        <w:spacing w:after="0" w:line="240" w:lineRule="auto"/>
      </w:pPr>
      <w:r>
        <w:separator/>
      </w:r>
    </w:p>
  </w:footnote>
  <w:footnote w:type="continuationSeparator" w:id="0">
    <w:p w14:paraId="4052A047" w14:textId="77777777" w:rsidR="00832468" w:rsidRDefault="00832468" w:rsidP="00A31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6265D"/>
    <w:multiLevelType w:val="multilevel"/>
    <w:tmpl w:val="F538011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3A0471"/>
    <w:multiLevelType w:val="hybridMultilevel"/>
    <w:tmpl w:val="2018B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246B4"/>
    <w:multiLevelType w:val="hybridMultilevel"/>
    <w:tmpl w:val="5EE603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807209"/>
    <w:multiLevelType w:val="hybridMultilevel"/>
    <w:tmpl w:val="2020B2C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0BD92737"/>
    <w:multiLevelType w:val="hybridMultilevel"/>
    <w:tmpl w:val="644AE358"/>
    <w:lvl w:ilvl="0" w:tplc="62F6DD28">
      <w:numFmt w:val="bullet"/>
      <w:lvlText w:val="-"/>
      <w:lvlJc w:val="left"/>
      <w:pPr>
        <w:ind w:left="2718" w:hanging="339"/>
      </w:pPr>
      <w:rPr>
        <w:rFonts w:ascii="Arial" w:eastAsia="Arial" w:hAnsi="Arial" w:cs="Arial" w:hint="default"/>
        <w:color w:val="231F20"/>
        <w:w w:val="103"/>
        <w:sz w:val="20"/>
        <w:szCs w:val="20"/>
      </w:rPr>
    </w:lvl>
    <w:lvl w:ilvl="1" w:tplc="D85A921A">
      <w:numFmt w:val="bullet"/>
      <w:lvlText w:val="•"/>
      <w:lvlJc w:val="left"/>
      <w:pPr>
        <w:ind w:left="3494" w:hanging="339"/>
      </w:pPr>
      <w:rPr>
        <w:rFonts w:hint="default"/>
      </w:rPr>
    </w:lvl>
    <w:lvl w:ilvl="2" w:tplc="6B1224B4">
      <w:numFmt w:val="bullet"/>
      <w:lvlText w:val="•"/>
      <w:lvlJc w:val="left"/>
      <w:pPr>
        <w:ind w:left="4268" w:hanging="339"/>
      </w:pPr>
      <w:rPr>
        <w:rFonts w:hint="default"/>
      </w:rPr>
    </w:lvl>
    <w:lvl w:ilvl="3" w:tplc="612EA594">
      <w:numFmt w:val="bullet"/>
      <w:lvlText w:val="•"/>
      <w:lvlJc w:val="left"/>
      <w:pPr>
        <w:ind w:left="5042" w:hanging="339"/>
      </w:pPr>
      <w:rPr>
        <w:rFonts w:hint="default"/>
      </w:rPr>
    </w:lvl>
    <w:lvl w:ilvl="4" w:tplc="BAFC08F2">
      <w:numFmt w:val="bullet"/>
      <w:lvlText w:val="•"/>
      <w:lvlJc w:val="left"/>
      <w:pPr>
        <w:ind w:left="5816" w:hanging="339"/>
      </w:pPr>
      <w:rPr>
        <w:rFonts w:hint="default"/>
      </w:rPr>
    </w:lvl>
    <w:lvl w:ilvl="5" w:tplc="79C04C38">
      <w:numFmt w:val="bullet"/>
      <w:lvlText w:val="•"/>
      <w:lvlJc w:val="left"/>
      <w:pPr>
        <w:ind w:left="6590" w:hanging="339"/>
      </w:pPr>
      <w:rPr>
        <w:rFonts w:hint="default"/>
      </w:rPr>
    </w:lvl>
    <w:lvl w:ilvl="6" w:tplc="6EBA683A">
      <w:numFmt w:val="bullet"/>
      <w:lvlText w:val="•"/>
      <w:lvlJc w:val="left"/>
      <w:pPr>
        <w:ind w:left="7364" w:hanging="339"/>
      </w:pPr>
      <w:rPr>
        <w:rFonts w:hint="default"/>
      </w:rPr>
    </w:lvl>
    <w:lvl w:ilvl="7" w:tplc="F8DA566A">
      <w:numFmt w:val="bullet"/>
      <w:lvlText w:val="•"/>
      <w:lvlJc w:val="left"/>
      <w:pPr>
        <w:ind w:left="8138" w:hanging="339"/>
      </w:pPr>
      <w:rPr>
        <w:rFonts w:hint="default"/>
      </w:rPr>
    </w:lvl>
    <w:lvl w:ilvl="8" w:tplc="9C2236BA">
      <w:numFmt w:val="bullet"/>
      <w:lvlText w:val="•"/>
      <w:lvlJc w:val="left"/>
      <w:pPr>
        <w:ind w:left="8912" w:hanging="339"/>
      </w:pPr>
      <w:rPr>
        <w:rFonts w:hint="default"/>
      </w:rPr>
    </w:lvl>
  </w:abstractNum>
  <w:abstractNum w:abstractNumId="5" w15:restartNumberingAfterBreak="0">
    <w:nsid w:val="0D510A53"/>
    <w:multiLevelType w:val="hybridMultilevel"/>
    <w:tmpl w:val="9462ED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D5351C2"/>
    <w:multiLevelType w:val="hybridMultilevel"/>
    <w:tmpl w:val="84486778"/>
    <w:lvl w:ilvl="0" w:tplc="D2968292">
      <w:numFmt w:val="bullet"/>
      <w:lvlText w:val="-"/>
      <w:lvlJc w:val="left"/>
      <w:pPr>
        <w:ind w:left="2718" w:hanging="339"/>
      </w:pPr>
      <w:rPr>
        <w:rFonts w:ascii="Arial" w:eastAsia="Arial" w:hAnsi="Arial" w:cs="Arial" w:hint="default"/>
        <w:color w:val="231F20"/>
        <w:w w:val="103"/>
        <w:sz w:val="20"/>
        <w:szCs w:val="20"/>
      </w:rPr>
    </w:lvl>
    <w:lvl w:ilvl="1" w:tplc="BBA2EA0C">
      <w:numFmt w:val="bullet"/>
      <w:lvlText w:val="•"/>
      <w:lvlJc w:val="left"/>
      <w:pPr>
        <w:ind w:left="3494" w:hanging="339"/>
      </w:pPr>
      <w:rPr>
        <w:rFonts w:hint="default"/>
      </w:rPr>
    </w:lvl>
    <w:lvl w:ilvl="2" w:tplc="63229584">
      <w:numFmt w:val="bullet"/>
      <w:lvlText w:val="•"/>
      <w:lvlJc w:val="left"/>
      <w:pPr>
        <w:ind w:left="4268" w:hanging="339"/>
      </w:pPr>
      <w:rPr>
        <w:rFonts w:hint="default"/>
      </w:rPr>
    </w:lvl>
    <w:lvl w:ilvl="3" w:tplc="8E5A8AB4">
      <w:numFmt w:val="bullet"/>
      <w:lvlText w:val="•"/>
      <w:lvlJc w:val="left"/>
      <w:pPr>
        <w:ind w:left="5042" w:hanging="339"/>
      </w:pPr>
      <w:rPr>
        <w:rFonts w:hint="default"/>
      </w:rPr>
    </w:lvl>
    <w:lvl w:ilvl="4" w:tplc="9C5CF306">
      <w:numFmt w:val="bullet"/>
      <w:lvlText w:val="•"/>
      <w:lvlJc w:val="left"/>
      <w:pPr>
        <w:ind w:left="5816" w:hanging="339"/>
      </w:pPr>
      <w:rPr>
        <w:rFonts w:hint="default"/>
      </w:rPr>
    </w:lvl>
    <w:lvl w:ilvl="5" w:tplc="F648BDE8">
      <w:numFmt w:val="bullet"/>
      <w:lvlText w:val="•"/>
      <w:lvlJc w:val="left"/>
      <w:pPr>
        <w:ind w:left="6590" w:hanging="339"/>
      </w:pPr>
      <w:rPr>
        <w:rFonts w:hint="default"/>
      </w:rPr>
    </w:lvl>
    <w:lvl w:ilvl="6" w:tplc="F0BAB9B4">
      <w:numFmt w:val="bullet"/>
      <w:lvlText w:val="•"/>
      <w:lvlJc w:val="left"/>
      <w:pPr>
        <w:ind w:left="7364" w:hanging="339"/>
      </w:pPr>
      <w:rPr>
        <w:rFonts w:hint="default"/>
      </w:rPr>
    </w:lvl>
    <w:lvl w:ilvl="7" w:tplc="BCA22AA0">
      <w:numFmt w:val="bullet"/>
      <w:lvlText w:val="•"/>
      <w:lvlJc w:val="left"/>
      <w:pPr>
        <w:ind w:left="8138" w:hanging="339"/>
      </w:pPr>
      <w:rPr>
        <w:rFonts w:hint="default"/>
      </w:rPr>
    </w:lvl>
    <w:lvl w:ilvl="8" w:tplc="AAB803A8">
      <w:numFmt w:val="bullet"/>
      <w:lvlText w:val="•"/>
      <w:lvlJc w:val="left"/>
      <w:pPr>
        <w:ind w:left="8912" w:hanging="339"/>
      </w:pPr>
      <w:rPr>
        <w:rFonts w:hint="default"/>
      </w:rPr>
    </w:lvl>
  </w:abstractNum>
  <w:abstractNum w:abstractNumId="7" w15:restartNumberingAfterBreak="0">
    <w:nsid w:val="0E6A38D3"/>
    <w:multiLevelType w:val="hybridMultilevel"/>
    <w:tmpl w:val="4F781E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8A2E96"/>
    <w:multiLevelType w:val="hybridMultilevel"/>
    <w:tmpl w:val="BD2E3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1E1564"/>
    <w:multiLevelType w:val="hybridMultilevel"/>
    <w:tmpl w:val="B98A9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BE0198"/>
    <w:multiLevelType w:val="hybridMultilevel"/>
    <w:tmpl w:val="DAEC1A6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DB31F42"/>
    <w:multiLevelType w:val="multilevel"/>
    <w:tmpl w:val="C5A254E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923BF6"/>
    <w:multiLevelType w:val="hybridMultilevel"/>
    <w:tmpl w:val="1D188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9379A5"/>
    <w:multiLevelType w:val="hybridMultilevel"/>
    <w:tmpl w:val="0EAE8B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C684074"/>
    <w:multiLevelType w:val="hybridMultilevel"/>
    <w:tmpl w:val="C6C87786"/>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301B3A43"/>
    <w:multiLevelType w:val="hybridMultilevel"/>
    <w:tmpl w:val="D89A4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E718C4"/>
    <w:multiLevelType w:val="hybridMultilevel"/>
    <w:tmpl w:val="83D8853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3A87E4C"/>
    <w:multiLevelType w:val="multilevel"/>
    <w:tmpl w:val="D16CA5A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EA2765"/>
    <w:multiLevelType w:val="hybridMultilevel"/>
    <w:tmpl w:val="EC82EC0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AFD3D98"/>
    <w:multiLevelType w:val="hybridMultilevel"/>
    <w:tmpl w:val="6C3CA6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F31065C"/>
    <w:multiLevelType w:val="multilevel"/>
    <w:tmpl w:val="531498F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3E5C4A"/>
    <w:multiLevelType w:val="multilevel"/>
    <w:tmpl w:val="FE98C97E"/>
    <w:lvl w:ilvl="0">
      <w:start w:val="1"/>
      <w:numFmt w:val="decimal"/>
      <w:lvlText w:val="%1."/>
      <w:lvlJc w:val="left"/>
      <w:pPr>
        <w:ind w:left="360" w:hanging="360"/>
      </w:pPr>
    </w:lvl>
    <w:lvl w:ilvl="1">
      <w:start w:val="1"/>
      <w:numFmt w:val="decimal"/>
      <w:lvlText w:val="%1.%2."/>
      <w:lvlJc w:val="left"/>
      <w:pPr>
        <w:ind w:left="792" w:hanging="432"/>
      </w:pPr>
      <w:rPr>
        <w:color w:val="000000" w:themeColor="text1"/>
        <w:sz w:val="28"/>
        <w:szCs w:val="28"/>
      </w:rPr>
    </w:lvl>
    <w:lvl w:ilvl="2">
      <w:start w:val="1"/>
      <w:numFmt w:val="decimal"/>
      <w:lvlText w:val="%1.%2.%3."/>
      <w:lvlJc w:val="left"/>
      <w:pPr>
        <w:ind w:left="1224" w:hanging="504"/>
      </w:pPr>
      <w:rPr>
        <w:rFonts w:ascii="Arial" w:hAnsi="Arial" w:cs="Arial" w:hint="default"/>
        <w:b/>
        <w:bCs/>
        <w:color w:val="000000" w:themeColor="text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FB1153"/>
    <w:multiLevelType w:val="hybridMultilevel"/>
    <w:tmpl w:val="7AF213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1494AA8"/>
    <w:multiLevelType w:val="hybridMultilevel"/>
    <w:tmpl w:val="B36A7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684AC9"/>
    <w:multiLevelType w:val="hybridMultilevel"/>
    <w:tmpl w:val="AEF21D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4F9420C"/>
    <w:multiLevelType w:val="multilevel"/>
    <w:tmpl w:val="F6FCCF9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9132337"/>
    <w:multiLevelType w:val="hybridMultilevel"/>
    <w:tmpl w:val="007E38F8"/>
    <w:lvl w:ilvl="0" w:tplc="EE46BD04">
      <w:start w:val="1"/>
      <w:numFmt w:val="decimal"/>
      <w:lvlText w:val="[%1]"/>
      <w:lvlJc w:val="left"/>
      <w:pPr>
        <w:ind w:left="144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7" w15:restartNumberingAfterBreak="0">
    <w:nsid w:val="499110CD"/>
    <w:multiLevelType w:val="hybridMultilevel"/>
    <w:tmpl w:val="6E0428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F92B2B"/>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8B2F22"/>
    <w:multiLevelType w:val="hybridMultilevel"/>
    <w:tmpl w:val="CC4E877C"/>
    <w:lvl w:ilvl="0" w:tplc="EE46BD04">
      <w:start w:val="1"/>
      <w:numFmt w:val="decimal"/>
      <w:lvlText w:val="[%1]"/>
      <w:lvlJc w:val="left"/>
      <w:pPr>
        <w:ind w:left="72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1F622FC"/>
    <w:multiLevelType w:val="hybridMultilevel"/>
    <w:tmpl w:val="BEE62318"/>
    <w:lvl w:ilvl="0" w:tplc="D11EF438">
      <w:numFmt w:val="bullet"/>
      <w:lvlText w:val="•"/>
      <w:lvlJc w:val="left"/>
      <w:pPr>
        <w:ind w:left="1077" w:hanging="338"/>
      </w:pPr>
      <w:rPr>
        <w:rFonts w:ascii="Verdana" w:eastAsia="Verdana" w:hAnsi="Verdana" w:cs="Verdana" w:hint="default"/>
        <w:w w:val="87"/>
        <w:sz w:val="20"/>
        <w:szCs w:val="20"/>
      </w:rPr>
    </w:lvl>
    <w:lvl w:ilvl="1" w:tplc="8ACE8536">
      <w:numFmt w:val="bullet"/>
      <w:lvlText w:val="•"/>
      <w:lvlJc w:val="left"/>
      <w:pPr>
        <w:ind w:left="1878" w:hanging="338"/>
      </w:pPr>
      <w:rPr>
        <w:rFonts w:hint="default"/>
      </w:rPr>
    </w:lvl>
    <w:lvl w:ilvl="2" w:tplc="F30EE07C">
      <w:numFmt w:val="bullet"/>
      <w:lvlText w:val="•"/>
      <w:lvlJc w:val="left"/>
      <w:pPr>
        <w:ind w:left="2676" w:hanging="338"/>
      </w:pPr>
      <w:rPr>
        <w:rFonts w:hint="default"/>
      </w:rPr>
    </w:lvl>
    <w:lvl w:ilvl="3" w:tplc="9A285888">
      <w:numFmt w:val="bullet"/>
      <w:lvlText w:val="•"/>
      <w:lvlJc w:val="left"/>
      <w:pPr>
        <w:ind w:left="3474" w:hanging="338"/>
      </w:pPr>
      <w:rPr>
        <w:rFonts w:hint="default"/>
      </w:rPr>
    </w:lvl>
    <w:lvl w:ilvl="4" w:tplc="E1D4313E">
      <w:numFmt w:val="bullet"/>
      <w:lvlText w:val="•"/>
      <w:lvlJc w:val="left"/>
      <w:pPr>
        <w:ind w:left="4272" w:hanging="338"/>
      </w:pPr>
      <w:rPr>
        <w:rFonts w:hint="default"/>
      </w:rPr>
    </w:lvl>
    <w:lvl w:ilvl="5" w:tplc="702EF180">
      <w:numFmt w:val="bullet"/>
      <w:lvlText w:val="•"/>
      <w:lvlJc w:val="left"/>
      <w:pPr>
        <w:ind w:left="5070" w:hanging="338"/>
      </w:pPr>
      <w:rPr>
        <w:rFonts w:hint="default"/>
      </w:rPr>
    </w:lvl>
    <w:lvl w:ilvl="6" w:tplc="7158D1D6">
      <w:numFmt w:val="bullet"/>
      <w:lvlText w:val="•"/>
      <w:lvlJc w:val="left"/>
      <w:pPr>
        <w:ind w:left="5868" w:hanging="338"/>
      </w:pPr>
      <w:rPr>
        <w:rFonts w:hint="default"/>
      </w:rPr>
    </w:lvl>
    <w:lvl w:ilvl="7" w:tplc="A686E422">
      <w:numFmt w:val="bullet"/>
      <w:lvlText w:val="•"/>
      <w:lvlJc w:val="left"/>
      <w:pPr>
        <w:ind w:left="6666" w:hanging="338"/>
      </w:pPr>
      <w:rPr>
        <w:rFonts w:hint="default"/>
      </w:rPr>
    </w:lvl>
    <w:lvl w:ilvl="8" w:tplc="AF363E6E">
      <w:numFmt w:val="bullet"/>
      <w:lvlText w:val="•"/>
      <w:lvlJc w:val="left"/>
      <w:pPr>
        <w:ind w:left="7464" w:hanging="338"/>
      </w:pPr>
      <w:rPr>
        <w:rFonts w:hint="default"/>
      </w:rPr>
    </w:lvl>
  </w:abstractNum>
  <w:abstractNum w:abstractNumId="31" w15:restartNumberingAfterBreak="0">
    <w:nsid w:val="523F01CC"/>
    <w:multiLevelType w:val="hybridMultilevel"/>
    <w:tmpl w:val="47DAEDB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6BC4249"/>
    <w:multiLevelType w:val="hybridMultilevel"/>
    <w:tmpl w:val="3C7A95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8974F62"/>
    <w:multiLevelType w:val="hybridMultilevel"/>
    <w:tmpl w:val="61DA471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59CE7678"/>
    <w:multiLevelType w:val="hybridMultilevel"/>
    <w:tmpl w:val="558EC418"/>
    <w:lvl w:ilvl="0" w:tplc="580A0001">
      <w:start w:val="1"/>
      <w:numFmt w:val="bullet"/>
      <w:lvlText w:val=""/>
      <w:lvlJc w:val="left"/>
      <w:pPr>
        <w:ind w:left="1287" w:hanging="360"/>
      </w:pPr>
      <w:rPr>
        <w:rFonts w:ascii="Symbol" w:hAnsi="Symbol"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35" w15:restartNumberingAfterBreak="0">
    <w:nsid w:val="5C6B51EB"/>
    <w:multiLevelType w:val="multilevel"/>
    <w:tmpl w:val="D8582AD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5D49075D"/>
    <w:multiLevelType w:val="hybridMultilevel"/>
    <w:tmpl w:val="6ECC00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F545CF2"/>
    <w:multiLevelType w:val="hybridMultilevel"/>
    <w:tmpl w:val="DE749D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2FD60CE"/>
    <w:multiLevelType w:val="hybridMultilevel"/>
    <w:tmpl w:val="072211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53C03C0"/>
    <w:multiLevelType w:val="hybridMultilevel"/>
    <w:tmpl w:val="32266C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59A7F7B"/>
    <w:multiLevelType w:val="multilevel"/>
    <w:tmpl w:val="BFC0A504"/>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68B2C42"/>
    <w:multiLevelType w:val="hybridMultilevel"/>
    <w:tmpl w:val="22FA559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2" w15:restartNumberingAfterBreak="0">
    <w:nsid w:val="69930C80"/>
    <w:multiLevelType w:val="hybridMultilevel"/>
    <w:tmpl w:val="7B0AA54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3" w15:restartNumberingAfterBreak="0">
    <w:nsid w:val="69A77A84"/>
    <w:multiLevelType w:val="hybridMultilevel"/>
    <w:tmpl w:val="FEB037BC"/>
    <w:lvl w:ilvl="0" w:tplc="EE46BD04">
      <w:start w:val="1"/>
      <w:numFmt w:val="decimal"/>
      <w:lvlText w:val="[%1]"/>
      <w:lvlJc w:val="left"/>
      <w:pPr>
        <w:ind w:left="1146"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866" w:hanging="360"/>
      </w:pPr>
    </w:lvl>
    <w:lvl w:ilvl="2" w:tplc="300A001B" w:tentative="1">
      <w:start w:val="1"/>
      <w:numFmt w:val="lowerRoman"/>
      <w:lvlText w:val="%3."/>
      <w:lvlJc w:val="right"/>
      <w:pPr>
        <w:ind w:left="2586" w:hanging="180"/>
      </w:pPr>
    </w:lvl>
    <w:lvl w:ilvl="3" w:tplc="300A000F" w:tentative="1">
      <w:start w:val="1"/>
      <w:numFmt w:val="decimal"/>
      <w:lvlText w:val="%4."/>
      <w:lvlJc w:val="left"/>
      <w:pPr>
        <w:ind w:left="3306" w:hanging="360"/>
      </w:pPr>
    </w:lvl>
    <w:lvl w:ilvl="4" w:tplc="300A0019" w:tentative="1">
      <w:start w:val="1"/>
      <w:numFmt w:val="lowerLetter"/>
      <w:lvlText w:val="%5."/>
      <w:lvlJc w:val="left"/>
      <w:pPr>
        <w:ind w:left="4026" w:hanging="360"/>
      </w:pPr>
    </w:lvl>
    <w:lvl w:ilvl="5" w:tplc="300A001B" w:tentative="1">
      <w:start w:val="1"/>
      <w:numFmt w:val="lowerRoman"/>
      <w:lvlText w:val="%6."/>
      <w:lvlJc w:val="right"/>
      <w:pPr>
        <w:ind w:left="4746" w:hanging="180"/>
      </w:pPr>
    </w:lvl>
    <w:lvl w:ilvl="6" w:tplc="300A000F" w:tentative="1">
      <w:start w:val="1"/>
      <w:numFmt w:val="decimal"/>
      <w:lvlText w:val="%7."/>
      <w:lvlJc w:val="left"/>
      <w:pPr>
        <w:ind w:left="5466" w:hanging="360"/>
      </w:pPr>
    </w:lvl>
    <w:lvl w:ilvl="7" w:tplc="300A0019" w:tentative="1">
      <w:start w:val="1"/>
      <w:numFmt w:val="lowerLetter"/>
      <w:lvlText w:val="%8."/>
      <w:lvlJc w:val="left"/>
      <w:pPr>
        <w:ind w:left="6186" w:hanging="360"/>
      </w:pPr>
    </w:lvl>
    <w:lvl w:ilvl="8" w:tplc="300A001B" w:tentative="1">
      <w:start w:val="1"/>
      <w:numFmt w:val="lowerRoman"/>
      <w:lvlText w:val="%9."/>
      <w:lvlJc w:val="right"/>
      <w:pPr>
        <w:ind w:left="6906" w:hanging="180"/>
      </w:pPr>
    </w:lvl>
  </w:abstractNum>
  <w:abstractNum w:abstractNumId="44" w15:restartNumberingAfterBreak="0">
    <w:nsid w:val="6B101967"/>
    <w:multiLevelType w:val="hybridMultilevel"/>
    <w:tmpl w:val="8084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8C1F80"/>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26C6AC7"/>
    <w:multiLevelType w:val="multilevel"/>
    <w:tmpl w:val="6486C2AA"/>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44C673B"/>
    <w:multiLevelType w:val="hybridMultilevel"/>
    <w:tmpl w:val="1F8EDB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74996557"/>
    <w:multiLevelType w:val="multilevel"/>
    <w:tmpl w:val="F3082A32"/>
    <w:lvl w:ilvl="0">
      <w:start w:val="1"/>
      <w:numFmt w:val="decimal"/>
      <w:lvlText w:val="%1."/>
      <w:lvlJc w:val="left"/>
      <w:pPr>
        <w:ind w:left="666" w:hanging="266"/>
      </w:pPr>
      <w:rPr>
        <w:rFonts w:ascii="Arial" w:eastAsia="Arial" w:hAnsi="Arial" w:cs="Arial" w:hint="default"/>
        <w:spacing w:val="-1"/>
        <w:w w:val="101"/>
        <w:sz w:val="26"/>
        <w:szCs w:val="26"/>
      </w:rPr>
    </w:lvl>
    <w:lvl w:ilvl="1">
      <w:start w:val="1"/>
      <w:numFmt w:val="decimal"/>
      <w:lvlText w:val="%1.%2"/>
      <w:lvlJc w:val="left"/>
      <w:pPr>
        <w:ind w:left="1067" w:hanging="667"/>
      </w:pPr>
      <w:rPr>
        <w:rFonts w:ascii="Arial" w:eastAsia="Arial" w:hAnsi="Arial" w:cs="Arial" w:hint="default"/>
        <w:spacing w:val="-1"/>
        <w:w w:val="101"/>
        <w:sz w:val="26"/>
        <w:szCs w:val="26"/>
      </w:rPr>
    </w:lvl>
    <w:lvl w:ilvl="2">
      <w:start w:val="1"/>
      <w:numFmt w:val="decimal"/>
      <w:lvlText w:val="%1.%2.%3"/>
      <w:lvlJc w:val="left"/>
      <w:pPr>
        <w:ind w:left="1066" w:hanging="667"/>
      </w:pPr>
      <w:rPr>
        <w:rFonts w:hint="default"/>
        <w:spacing w:val="-2"/>
        <w:w w:val="102"/>
      </w:rPr>
    </w:lvl>
    <w:lvl w:ilvl="3">
      <w:numFmt w:val="bullet"/>
      <w:lvlText w:val="•"/>
      <w:lvlJc w:val="left"/>
      <w:pPr>
        <w:ind w:left="1405" w:hanging="667"/>
      </w:pPr>
      <w:rPr>
        <w:rFonts w:ascii="Verdana" w:eastAsia="Verdana" w:hAnsi="Verdana" w:cs="Verdana" w:hint="default"/>
        <w:w w:val="87"/>
        <w:sz w:val="20"/>
        <w:szCs w:val="20"/>
      </w:rPr>
    </w:lvl>
    <w:lvl w:ilvl="4">
      <w:numFmt w:val="bullet"/>
      <w:lvlText w:val="•"/>
      <w:lvlJc w:val="left"/>
      <w:pPr>
        <w:ind w:left="1400" w:hanging="667"/>
      </w:pPr>
      <w:rPr>
        <w:rFonts w:hint="default"/>
      </w:rPr>
    </w:lvl>
    <w:lvl w:ilvl="5">
      <w:numFmt w:val="bullet"/>
      <w:lvlText w:val="•"/>
      <w:lvlJc w:val="left"/>
      <w:pPr>
        <w:ind w:left="2676" w:hanging="667"/>
      </w:pPr>
      <w:rPr>
        <w:rFonts w:hint="default"/>
      </w:rPr>
    </w:lvl>
    <w:lvl w:ilvl="6">
      <w:numFmt w:val="bullet"/>
      <w:lvlText w:val="•"/>
      <w:lvlJc w:val="left"/>
      <w:pPr>
        <w:ind w:left="3953" w:hanging="667"/>
      </w:pPr>
      <w:rPr>
        <w:rFonts w:hint="default"/>
      </w:rPr>
    </w:lvl>
    <w:lvl w:ilvl="7">
      <w:numFmt w:val="bullet"/>
      <w:lvlText w:val="•"/>
      <w:lvlJc w:val="left"/>
      <w:pPr>
        <w:ind w:left="5230" w:hanging="667"/>
      </w:pPr>
      <w:rPr>
        <w:rFonts w:hint="default"/>
      </w:rPr>
    </w:lvl>
    <w:lvl w:ilvl="8">
      <w:numFmt w:val="bullet"/>
      <w:lvlText w:val="•"/>
      <w:lvlJc w:val="left"/>
      <w:pPr>
        <w:ind w:left="6506" w:hanging="667"/>
      </w:pPr>
      <w:rPr>
        <w:rFonts w:hint="default"/>
      </w:rPr>
    </w:lvl>
  </w:abstractNum>
  <w:abstractNum w:abstractNumId="49" w15:restartNumberingAfterBreak="0">
    <w:nsid w:val="749D7840"/>
    <w:multiLevelType w:val="hybridMultilevel"/>
    <w:tmpl w:val="EF9017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75906D00"/>
    <w:multiLevelType w:val="multilevel"/>
    <w:tmpl w:val="E126E930"/>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1" w15:restartNumberingAfterBreak="0">
    <w:nsid w:val="7CD30871"/>
    <w:multiLevelType w:val="hybridMultilevel"/>
    <w:tmpl w:val="2F0A0FB2"/>
    <w:lvl w:ilvl="0" w:tplc="65AC06EC">
      <w:numFmt w:val="bullet"/>
      <w:lvlText w:val="•"/>
      <w:lvlJc w:val="left"/>
      <w:pPr>
        <w:ind w:left="1077" w:hanging="338"/>
      </w:pPr>
      <w:rPr>
        <w:rFonts w:ascii="Verdana" w:eastAsia="Verdana" w:hAnsi="Verdana" w:cs="Verdana" w:hint="default"/>
        <w:w w:val="87"/>
        <w:sz w:val="20"/>
        <w:szCs w:val="20"/>
      </w:rPr>
    </w:lvl>
    <w:lvl w:ilvl="1" w:tplc="F9944A34">
      <w:numFmt w:val="bullet"/>
      <w:lvlText w:val="•"/>
      <w:lvlJc w:val="left"/>
      <w:pPr>
        <w:ind w:left="1878" w:hanging="338"/>
      </w:pPr>
      <w:rPr>
        <w:rFonts w:hint="default"/>
      </w:rPr>
    </w:lvl>
    <w:lvl w:ilvl="2" w:tplc="365CB84A">
      <w:numFmt w:val="bullet"/>
      <w:lvlText w:val="•"/>
      <w:lvlJc w:val="left"/>
      <w:pPr>
        <w:ind w:left="2676" w:hanging="338"/>
      </w:pPr>
      <w:rPr>
        <w:rFonts w:hint="default"/>
      </w:rPr>
    </w:lvl>
    <w:lvl w:ilvl="3" w:tplc="9182ADD8">
      <w:numFmt w:val="bullet"/>
      <w:lvlText w:val="•"/>
      <w:lvlJc w:val="left"/>
      <w:pPr>
        <w:ind w:left="3474" w:hanging="338"/>
      </w:pPr>
      <w:rPr>
        <w:rFonts w:hint="default"/>
      </w:rPr>
    </w:lvl>
    <w:lvl w:ilvl="4" w:tplc="CF3CBC16">
      <w:numFmt w:val="bullet"/>
      <w:lvlText w:val="•"/>
      <w:lvlJc w:val="left"/>
      <w:pPr>
        <w:ind w:left="4272" w:hanging="338"/>
      </w:pPr>
      <w:rPr>
        <w:rFonts w:hint="default"/>
      </w:rPr>
    </w:lvl>
    <w:lvl w:ilvl="5" w:tplc="1D0A4EC4">
      <w:numFmt w:val="bullet"/>
      <w:lvlText w:val="•"/>
      <w:lvlJc w:val="left"/>
      <w:pPr>
        <w:ind w:left="5070" w:hanging="338"/>
      </w:pPr>
      <w:rPr>
        <w:rFonts w:hint="default"/>
      </w:rPr>
    </w:lvl>
    <w:lvl w:ilvl="6" w:tplc="2A2C4FDA">
      <w:numFmt w:val="bullet"/>
      <w:lvlText w:val="•"/>
      <w:lvlJc w:val="left"/>
      <w:pPr>
        <w:ind w:left="5868" w:hanging="338"/>
      </w:pPr>
      <w:rPr>
        <w:rFonts w:hint="default"/>
      </w:rPr>
    </w:lvl>
    <w:lvl w:ilvl="7" w:tplc="C1DEEF1E">
      <w:numFmt w:val="bullet"/>
      <w:lvlText w:val="•"/>
      <w:lvlJc w:val="left"/>
      <w:pPr>
        <w:ind w:left="6666" w:hanging="338"/>
      </w:pPr>
      <w:rPr>
        <w:rFonts w:hint="default"/>
      </w:rPr>
    </w:lvl>
    <w:lvl w:ilvl="8" w:tplc="E180A1A0">
      <w:numFmt w:val="bullet"/>
      <w:lvlText w:val="•"/>
      <w:lvlJc w:val="left"/>
      <w:pPr>
        <w:ind w:left="7464" w:hanging="338"/>
      </w:pPr>
      <w:rPr>
        <w:rFonts w:hint="default"/>
      </w:rPr>
    </w:lvl>
  </w:abstractNum>
  <w:abstractNum w:abstractNumId="52" w15:restartNumberingAfterBreak="0">
    <w:nsid w:val="7E670D14"/>
    <w:multiLevelType w:val="hybridMultilevel"/>
    <w:tmpl w:val="C73E4E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21"/>
  </w:num>
  <w:num w:numId="3">
    <w:abstractNumId w:val="52"/>
  </w:num>
  <w:num w:numId="4">
    <w:abstractNumId w:val="31"/>
  </w:num>
  <w:num w:numId="5">
    <w:abstractNumId w:val="17"/>
  </w:num>
  <w:num w:numId="6">
    <w:abstractNumId w:val="35"/>
  </w:num>
  <w:num w:numId="7">
    <w:abstractNumId w:val="41"/>
  </w:num>
  <w:num w:numId="8">
    <w:abstractNumId w:val="3"/>
  </w:num>
  <w:num w:numId="9">
    <w:abstractNumId w:val="43"/>
  </w:num>
  <w:num w:numId="10">
    <w:abstractNumId w:val="29"/>
  </w:num>
  <w:num w:numId="11">
    <w:abstractNumId w:val="26"/>
  </w:num>
  <w:num w:numId="12">
    <w:abstractNumId w:val="32"/>
  </w:num>
  <w:num w:numId="13">
    <w:abstractNumId w:val="19"/>
  </w:num>
  <w:num w:numId="14">
    <w:abstractNumId w:val="37"/>
  </w:num>
  <w:num w:numId="15">
    <w:abstractNumId w:val="51"/>
  </w:num>
  <w:num w:numId="16">
    <w:abstractNumId w:val="47"/>
  </w:num>
  <w:num w:numId="17">
    <w:abstractNumId w:val="22"/>
  </w:num>
  <w:num w:numId="18">
    <w:abstractNumId w:val="45"/>
  </w:num>
  <w:num w:numId="19">
    <w:abstractNumId w:val="28"/>
  </w:num>
  <w:num w:numId="20">
    <w:abstractNumId w:val="4"/>
  </w:num>
  <w:num w:numId="21">
    <w:abstractNumId w:val="13"/>
  </w:num>
  <w:num w:numId="22">
    <w:abstractNumId w:val="30"/>
  </w:num>
  <w:num w:numId="23">
    <w:abstractNumId w:val="36"/>
  </w:num>
  <w:num w:numId="24">
    <w:abstractNumId w:val="42"/>
  </w:num>
  <w:num w:numId="25">
    <w:abstractNumId w:val="6"/>
  </w:num>
  <w:num w:numId="26">
    <w:abstractNumId w:val="24"/>
  </w:num>
  <w:num w:numId="27">
    <w:abstractNumId w:val="48"/>
  </w:num>
  <w:num w:numId="28">
    <w:abstractNumId w:val="39"/>
  </w:num>
  <w:num w:numId="29">
    <w:abstractNumId w:val="7"/>
  </w:num>
  <w:num w:numId="30">
    <w:abstractNumId w:val="10"/>
  </w:num>
  <w:num w:numId="31">
    <w:abstractNumId w:val="33"/>
  </w:num>
  <w:num w:numId="32">
    <w:abstractNumId w:val="12"/>
  </w:num>
  <w:num w:numId="33">
    <w:abstractNumId w:val="5"/>
  </w:num>
  <w:num w:numId="34">
    <w:abstractNumId w:val="15"/>
  </w:num>
  <w:num w:numId="35">
    <w:abstractNumId w:val="9"/>
  </w:num>
  <w:num w:numId="36">
    <w:abstractNumId w:val="8"/>
  </w:num>
  <w:num w:numId="37">
    <w:abstractNumId w:val="16"/>
  </w:num>
  <w:num w:numId="38">
    <w:abstractNumId w:val="18"/>
  </w:num>
  <w:num w:numId="39">
    <w:abstractNumId w:val="27"/>
  </w:num>
  <w:num w:numId="40">
    <w:abstractNumId w:val="38"/>
  </w:num>
  <w:num w:numId="41">
    <w:abstractNumId w:val="1"/>
  </w:num>
  <w:num w:numId="42">
    <w:abstractNumId w:val="44"/>
  </w:num>
  <w:num w:numId="43">
    <w:abstractNumId w:val="23"/>
  </w:num>
  <w:num w:numId="44">
    <w:abstractNumId w:val="14"/>
  </w:num>
  <w:num w:numId="45">
    <w:abstractNumId w:val="49"/>
  </w:num>
  <w:num w:numId="46">
    <w:abstractNumId w:val="50"/>
  </w:num>
  <w:num w:numId="47">
    <w:abstractNumId w:val="46"/>
  </w:num>
  <w:num w:numId="48">
    <w:abstractNumId w:val="40"/>
  </w:num>
  <w:num w:numId="49">
    <w:abstractNumId w:val="25"/>
  </w:num>
  <w:num w:numId="50">
    <w:abstractNumId w:val="11"/>
  </w:num>
  <w:num w:numId="51">
    <w:abstractNumId w:val="20"/>
  </w:num>
  <w:num w:numId="52">
    <w:abstractNumId w:val="0"/>
  </w:num>
  <w:num w:numId="53">
    <w:abstractNumId w:val="3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ego Andrés Villavicencio Cando">
    <w15:presenceInfo w15:providerId="AD" w15:userId="S::diegoandres.villavicencio@unir.net::1b86a41f-2d4c-41e0-80e8-6f286cec2f22"/>
  </w15:person>
  <w15:person w15:author="JUAN PABLO ZALDUMBIDE PROANO">
    <w15:presenceInfo w15:providerId="AD" w15:userId="S::juan.zaldumbide@epn.edu.ec::239d7e2e-228b-4199-ac84-9ad6f0c423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activeWritingStyle w:appName="MSWord" w:lang="es-EC" w:vendorID="64" w:dllVersion="6" w:nlCheck="1" w:checkStyle="0"/>
  <w:activeWritingStyle w:appName="MSWord" w:lang="en-US" w:vendorID="64" w:dllVersion="6" w:nlCheck="1" w:checkStyle="1"/>
  <w:activeWritingStyle w:appName="MSWord" w:lang="es-ES"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C"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proofState w:spelling="clean" w:grammar="clean"/>
  <w:revisionView w:comments="0" w:insDel="0" w:formatting="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973"/>
    <w:rsid w:val="00002B8B"/>
    <w:rsid w:val="000030E7"/>
    <w:rsid w:val="00004670"/>
    <w:rsid w:val="0000664C"/>
    <w:rsid w:val="00007288"/>
    <w:rsid w:val="00025ED7"/>
    <w:rsid w:val="00026EFB"/>
    <w:rsid w:val="00027237"/>
    <w:rsid w:val="00030F09"/>
    <w:rsid w:val="00032773"/>
    <w:rsid w:val="00033C19"/>
    <w:rsid w:val="000375B9"/>
    <w:rsid w:val="00043371"/>
    <w:rsid w:val="00044D0F"/>
    <w:rsid w:val="00050482"/>
    <w:rsid w:val="000600C9"/>
    <w:rsid w:val="00061956"/>
    <w:rsid w:val="000633C5"/>
    <w:rsid w:val="000643D5"/>
    <w:rsid w:val="0006494E"/>
    <w:rsid w:val="00065F24"/>
    <w:rsid w:val="00067B50"/>
    <w:rsid w:val="0007315D"/>
    <w:rsid w:val="00074CC9"/>
    <w:rsid w:val="000775C1"/>
    <w:rsid w:val="0008329F"/>
    <w:rsid w:val="00086FE8"/>
    <w:rsid w:val="000935B0"/>
    <w:rsid w:val="0009706B"/>
    <w:rsid w:val="000B1B00"/>
    <w:rsid w:val="000B3661"/>
    <w:rsid w:val="000B383A"/>
    <w:rsid w:val="000B5B23"/>
    <w:rsid w:val="000C640E"/>
    <w:rsid w:val="000D1A57"/>
    <w:rsid w:val="000D1FB2"/>
    <w:rsid w:val="000D2A7C"/>
    <w:rsid w:val="000D5429"/>
    <w:rsid w:val="000D6C9F"/>
    <w:rsid w:val="000E37CF"/>
    <w:rsid w:val="000E501B"/>
    <w:rsid w:val="000E58F1"/>
    <w:rsid w:val="000F1805"/>
    <w:rsid w:val="000F73F8"/>
    <w:rsid w:val="000F7CE2"/>
    <w:rsid w:val="00103171"/>
    <w:rsid w:val="001045A6"/>
    <w:rsid w:val="00110F6D"/>
    <w:rsid w:val="00112ECD"/>
    <w:rsid w:val="001151EC"/>
    <w:rsid w:val="0011623A"/>
    <w:rsid w:val="00120CD2"/>
    <w:rsid w:val="00122266"/>
    <w:rsid w:val="00122291"/>
    <w:rsid w:val="00125777"/>
    <w:rsid w:val="00127818"/>
    <w:rsid w:val="00131D13"/>
    <w:rsid w:val="001320A4"/>
    <w:rsid w:val="00132916"/>
    <w:rsid w:val="0013366C"/>
    <w:rsid w:val="00133CD8"/>
    <w:rsid w:val="00133E0B"/>
    <w:rsid w:val="00136768"/>
    <w:rsid w:val="00143061"/>
    <w:rsid w:val="001458F9"/>
    <w:rsid w:val="00146168"/>
    <w:rsid w:val="00151AC4"/>
    <w:rsid w:val="0015405A"/>
    <w:rsid w:val="001562EC"/>
    <w:rsid w:val="00156E46"/>
    <w:rsid w:val="00165D69"/>
    <w:rsid w:val="00167B84"/>
    <w:rsid w:val="00171398"/>
    <w:rsid w:val="00172B5C"/>
    <w:rsid w:val="00176A8A"/>
    <w:rsid w:val="00183D95"/>
    <w:rsid w:val="001904E2"/>
    <w:rsid w:val="001913B0"/>
    <w:rsid w:val="00193EA6"/>
    <w:rsid w:val="00196C2B"/>
    <w:rsid w:val="0019731B"/>
    <w:rsid w:val="001A0307"/>
    <w:rsid w:val="001A1432"/>
    <w:rsid w:val="001A4B39"/>
    <w:rsid w:val="001B0C3A"/>
    <w:rsid w:val="001B0EC1"/>
    <w:rsid w:val="001B1734"/>
    <w:rsid w:val="001B3C16"/>
    <w:rsid w:val="001B7669"/>
    <w:rsid w:val="001C2040"/>
    <w:rsid w:val="001C2ADF"/>
    <w:rsid w:val="001C590D"/>
    <w:rsid w:val="001C63BD"/>
    <w:rsid w:val="001C67E0"/>
    <w:rsid w:val="001D14B1"/>
    <w:rsid w:val="001D1A76"/>
    <w:rsid w:val="001D2861"/>
    <w:rsid w:val="001E05C9"/>
    <w:rsid w:val="001E2626"/>
    <w:rsid w:val="001E340E"/>
    <w:rsid w:val="001F0F66"/>
    <w:rsid w:val="001F35E6"/>
    <w:rsid w:val="001F4C11"/>
    <w:rsid w:val="00204634"/>
    <w:rsid w:val="00204D46"/>
    <w:rsid w:val="00204E3E"/>
    <w:rsid w:val="00211470"/>
    <w:rsid w:val="0021445A"/>
    <w:rsid w:val="0021527E"/>
    <w:rsid w:val="002201F8"/>
    <w:rsid w:val="002203A8"/>
    <w:rsid w:val="002312E7"/>
    <w:rsid w:val="00232E47"/>
    <w:rsid w:val="00233596"/>
    <w:rsid w:val="00235FB6"/>
    <w:rsid w:val="00240B67"/>
    <w:rsid w:val="002438CD"/>
    <w:rsid w:val="002449BE"/>
    <w:rsid w:val="00245438"/>
    <w:rsid w:val="00252410"/>
    <w:rsid w:val="0025437E"/>
    <w:rsid w:val="0025476A"/>
    <w:rsid w:val="002550DB"/>
    <w:rsid w:val="00255E39"/>
    <w:rsid w:val="002673E2"/>
    <w:rsid w:val="00273CCB"/>
    <w:rsid w:val="00277919"/>
    <w:rsid w:val="00277B98"/>
    <w:rsid w:val="00287CA0"/>
    <w:rsid w:val="00290B49"/>
    <w:rsid w:val="00291C68"/>
    <w:rsid w:val="00294895"/>
    <w:rsid w:val="00297589"/>
    <w:rsid w:val="00297BDD"/>
    <w:rsid w:val="002A1507"/>
    <w:rsid w:val="002A3B41"/>
    <w:rsid w:val="002A57AB"/>
    <w:rsid w:val="002A5B79"/>
    <w:rsid w:val="002B41EE"/>
    <w:rsid w:val="002B54C8"/>
    <w:rsid w:val="002B7F8E"/>
    <w:rsid w:val="002C46DB"/>
    <w:rsid w:val="002C73E9"/>
    <w:rsid w:val="002D404E"/>
    <w:rsid w:val="002D75BC"/>
    <w:rsid w:val="002E7431"/>
    <w:rsid w:val="002E7C05"/>
    <w:rsid w:val="002F284E"/>
    <w:rsid w:val="002F535F"/>
    <w:rsid w:val="003015C5"/>
    <w:rsid w:val="0030512A"/>
    <w:rsid w:val="00306925"/>
    <w:rsid w:val="00310C22"/>
    <w:rsid w:val="003110FA"/>
    <w:rsid w:val="003124F4"/>
    <w:rsid w:val="003130AC"/>
    <w:rsid w:val="00321195"/>
    <w:rsid w:val="00322F7F"/>
    <w:rsid w:val="00323E73"/>
    <w:rsid w:val="00324C18"/>
    <w:rsid w:val="00325EB6"/>
    <w:rsid w:val="00326353"/>
    <w:rsid w:val="00327ED5"/>
    <w:rsid w:val="00330DB0"/>
    <w:rsid w:val="00333CBF"/>
    <w:rsid w:val="00340111"/>
    <w:rsid w:val="00342323"/>
    <w:rsid w:val="0034251E"/>
    <w:rsid w:val="003473DE"/>
    <w:rsid w:val="0035047F"/>
    <w:rsid w:val="00362004"/>
    <w:rsid w:val="0036380C"/>
    <w:rsid w:val="00365162"/>
    <w:rsid w:val="00367FE0"/>
    <w:rsid w:val="0037024C"/>
    <w:rsid w:val="00370E1E"/>
    <w:rsid w:val="003720B0"/>
    <w:rsid w:val="00372C09"/>
    <w:rsid w:val="003753FF"/>
    <w:rsid w:val="003803B5"/>
    <w:rsid w:val="0038046F"/>
    <w:rsid w:val="00382179"/>
    <w:rsid w:val="00385ABF"/>
    <w:rsid w:val="00385B36"/>
    <w:rsid w:val="0038606B"/>
    <w:rsid w:val="003947BA"/>
    <w:rsid w:val="00397A69"/>
    <w:rsid w:val="003A2D09"/>
    <w:rsid w:val="003A5F92"/>
    <w:rsid w:val="003A71D7"/>
    <w:rsid w:val="003A7E88"/>
    <w:rsid w:val="003B54FE"/>
    <w:rsid w:val="003B65E1"/>
    <w:rsid w:val="003B662F"/>
    <w:rsid w:val="003C05BE"/>
    <w:rsid w:val="003C4054"/>
    <w:rsid w:val="003C529D"/>
    <w:rsid w:val="003C6365"/>
    <w:rsid w:val="003C772C"/>
    <w:rsid w:val="003D0FFE"/>
    <w:rsid w:val="003E13D1"/>
    <w:rsid w:val="003E2119"/>
    <w:rsid w:val="003E49EF"/>
    <w:rsid w:val="003F1C30"/>
    <w:rsid w:val="003F49FA"/>
    <w:rsid w:val="003F63A7"/>
    <w:rsid w:val="004017A1"/>
    <w:rsid w:val="0040628E"/>
    <w:rsid w:val="00413DA7"/>
    <w:rsid w:val="00414B1C"/>
    <w:rsid w:val="00415915"/>
    <w:rsid w:val="00415953"/>
    <w:rsid w:val="00416D4F"/>
    <w:rsid w:val="00421918"/>
    <w:rsid w:val="0042271B"/>
    <w:rsid w:val="0042468A"/>
    <w:rsid w:val="0042558C"/>
    <w:rsid w:val="00437076"/>
    <w:rsid w:val="00443691"/>
    <w:rsid w:val="00443890"/>
    <w:rsid w:val="004522F9"/>
    <w:rsid w:val="004528EC"/>
    <w:rsid w:val="00454EBF"/>
    <w:rsid w:val="00455ADA"/>
    <w:rsid w:val="00472332"/>
    <w:rsid w:val="0047473D"/>
    <w:rsid w:val="0047564A"/>
    <w:rsid w:val="00475E75"/>
    <w:rsid w:val="004761A5"/>
    <w:rsid w:val="004800F6"/>
    <w:rsid w:val="0048014E"/>
    <w:rsid w:val="00481B23"/>
    <w:rsid w:val="00484F1B"/>
    <w:rsid w:val="00486FEE"/>
    <w:rsid w:val="00487031"/>
    <w:rsid w:val="00487537"/>
    <w:rsid w:val="004901C1"/>
    <w:rsid w:val="00491A36"/>
    <w:rsid w:val="00492847"/>
    <w:rsid w:val="00492911"/>
    <w:rsid w:val="00492DDD"/>
    <w:rsid w:val="004937BF"/>
    <w:rsid w:val="004A0776"/>
    <w:rsid w:val="004A10AA"/>
    <w:rsid w:val="004A1A59"/>
    <w:rsid w:val="004A2501"/>
    <w:rsid w:val="004A4C13"/>
    <w:rsid w:val="004A709B"/>
    <w:rsid w:val="004B104E"/>
    <w:rsid w:val="004B3979"/>
    <w:rsid w:val="004C7424"/>
    <w:rsid w:val="004C7B16"/>
    <w:rsid w:val="004D19D6"/>
    <w:rsid w:val="004D6501"/>
    <w:rsid w:val="004E2A6A"/>
    <w:rsid w:val="004E7415"/>
    <w:rsid w:val="004E7D05"/>
    <w:rsid w:val="004F44B2"/>
    <w:rsid w:val="005050EA"/>
    <w:rsid w:val="0050534B"/>
    <w:rsid w:val="00506ECF"/>
    <w:rsid w:val="005078A2"/>
    <w:rsid w:val="00511073"/>
    <w:rsid w:val="0051117F"/>
    <w:rsid w:val="0051177C"/>
    <w:rsid w:val="00515828"/>
    <w:rsid w:val="00522C91"/>
    <w:rsid w:val="00526F35"/>
    <w:rsid w:val="00527DA1"/>
    <w:rsid w:val="00530F85"/>
    <w:rsid w:val="005374C4"/>
    <w:rsid w:val="00544DB0"/>
    <w:rsid w:val="005461D0"/>
    <w:rsid w:val="00551C7E"/>
    <w:rsid w:val="00557268"/>
    <w:rsid w:val="005610D1"/>
    <w:rsid w:val="005632ED"/>
    <w:rsid w:val="00564C86"/>
    <w:rsid w:val="00565A31"/>
    <w:rsid w:val="00566AD6"/>
    <w:rsid w:val="00570AF4"/>
    <w:rsid w:val="00573AF8"/>
    <w:rsid w:val="005740D4"/>
    <w:rsid w:val="00575C71"/>
    <w:rsid w:val="005766F9"/>
    <w:rsid w:val="0057744C"/>
    <w:rsid w:val="005808EB"/>
    <w:rsid w:val="00580D44"/>
    <w:rsid w:val="00583539"/>
    <w:rsid w:val="00584096"/>
    <w:rsid w:val="0058760F"/>
    <w:rsid w:val="00592A66"/>
    <w:rsid w:val="005938EA"/>
    <w:rsid w:val="005976C3"/>
    <w:rsid w:val="005A2F34"/>
    <w:rsid w:val="005A3299"/>
    <w:rsid w:val="005A3DE3"/>
    <w:rsid w:val="005B03F0"/>
    <w:rsid w:val="005B1FAE"/>
    <w:rsid w:val="005B3FD0"/>
    <w:rsid w:val="005C068D"/>
    <w:rsid w:val="005C23B9"/>
    <w:rsid w:val="005C3E04"/>
    <w:rsid w:val="005C4478"/>
    <w:rsid w:val="005D100C"/>
    <w:rsid w:val="005D4FF1"/>
    <w:rsid w:val="005D68C6"/>
    <w:rsid w:val="005E3370"/>
    <w:rsid w:val="005E37DE"/>
    <w:rsid w:val="005E4022"/>
    <w:rsid w:val="005E4C99"/>
    <w:rsid w:val="005F6534"/>
    <w:rsid w:val="005F79B0"/>
    <w:rsid w:val="0060072D"/>
    <w:rsid w:val="00602EF1"/>
    <w:rsid w:val="00606003"/>
    <w:rsid w:val="00610BB7"/>
    <w:rsid w:val="00612D33"/>
    <w:rsid w:val="006146FC"/>
    <w:rsid w:val="00616B69"/>
    <w:rsid w:val="0062016C"/>
    <w:rsid w:val="00620F36"/>
    <w:rsid w:val="00623AA6"/>
    <w:rsid w:val="0063122D"/>
    <w:rsid w:val="006333A0"/>
    <w:rsid w:val="00635867"/>
    <w:rsid w:val="00635E4C"/>
    <w:rsid w:val="00643598"/>
    <w:rsid w:val="00643AC4"/>
    <w:rsid w:val="0065057D"/>
    <w:rsid w:val="00654981"/>
    <w:rsid w:val="00661313"/>
    <w:rsid w:val="00661489"/>
    <w:rsid w:val="00667153"/>
    <w:rsid w:val="00667A5E"/>
    <w:rsid w:val="00667AA7"/>
    <w:rsid w:val="0067018E"/>
    <w:rsid w:val="00671986"/>
    <w:rsid w:val="00673B87"/>
    <w:rsid w:val="0068075D"/>
    <w:rsid w:val="006818B2"/>
    <w:rsid w:val="00681F37"/>
    <w:rsid w:val="0068239C"/>
    <w:rsid w:val="00682480"/>
    <w:rsid w:val="00682680"/>
    <w:rsid w:val="0068607C"/>
    <w:rsid w:val="0069015A"/>
    <w:rsid w:val="006964FB"/>
    <w:rsid w:val="006A76C7"/>
    <w:rsid w:val="006B3425"/>
    <w:rsid w:val="006B43BE"/>
    <w:rsid w:val="006B7B45"/>
    <w:rsid w:val="006C56FE"/>
    <w:rsid w:val="006C5FFE"/>
    <w:rsid w:val="006C7271"/>
    <w:rsid w:val="006C74EC"/>
    <w:rsid w:val="006D2C61"/>
    <w:rsid w:val="006D33B1"/>
    <w:rsid w:val="006D423C"/>
    <w:rsid w:val="006E2E01"/>
    <w:rsid w:val="006E62FD"/>
    <w:rsid w:val="006F43FF"/>
    <w:rsid w:val="006F7133"/>
    <w:rsid w:val="00700320"/>
    <w:rsid w:val="007019ED"/>
    <w:rsid w:val="00703866"/>
    <w:rsid w:val="00703F39"/>
    <w:rsid w:val="0070480C"/>
    <w:rsid w:val="00704C58"/>
    <w:rsid w:val="0070666D"/>
    <w:rsid w:val="00707313"/>
    <w:rsid w:val="007165BD"/>
    <w:rsid w:val="0071794F"/>
    <w:rsid w:val="00717D4F"/>
    <w:rsid w:val="00720618"/>
    <w:rsid w:val="00732096"/>
    <w:rsid w:val="0074091C"/>
    <w:rsid w:val="00740994"/>
    <w:rsid w:val="00741EED"/>
    <w:rsid w:val="00747CA9"/>
    <w:rsid w:val="007575E3"/>
    <w:rsid w:val="007606DF"/>
    <w:rsid w:val="0076155D"/>
    <w:rsid w:val="00773FE7"/>
    <w:rsid w:val="0077795D"/>
    <w:rsid w:val="0078206F"/>
    <w:rsid w:val="007850F9"/>
    <w:rsid w:val="00787988"/>
    <w:rsid w:val="00787DA4"/>
    <w:rsid w:val="0079037D"/>
    <w:rsid w:val="007932AC"/>
    <w:rsid w:val="00793A2A"/>
    <w:rsid w:val="00794FBA"/>
    <w:rsid w:val="00796628"/>
    <w:rsid w:val="007970F4"/>
    <w:rsid w:val="00797175"/>
    <w:rsid w:val="007A153D"/>
    <w:rsid w:val="007A345B"/>
    <w:rsid w:val="007A36D0"/>
    <w:rsid w:val="007B6636"/>
    <w:rsid w:val="007B6908"/>
    <w:rsid w:val="007C22C6"/>
    <w:rsid w:val="007C279C"/>
    <w:rsid w:val="007C2F59"/>
    <w:rsid w:val="007C55DE"/>
    <w:rsid w:val="007C77B9"/>
    <w:rsid w:val="007D2A84"/>
    <w:rsid w:val="007D4F9E"/>
    <w:rsid w:val="007D6029"/>
    <w:rsid w:val="007E1106"/>
    <w:rsid w:val="007E13D6"/>
    <w:rsid w:val="007E2AA5"/>
    <w:rsid w:val="007E5137"/>
    <w:rsid w:val="007E5CC9"/>
    <w:rsid w:val="007F454C"/>
    <w:rsid w:val="007F57F6"/>
    <w:rsid w:val="007F594F"/>
    <w:rsid w:val="008033F5"/>
    <w:rsid w:val="00820EF5"/>
    <w:rsid w:val="0082132B"/>
    <w:rsid w:val="0082175F"/>
    <w:rsid w:val="00823486"/>
    <w:rsid w:val="00825EA7"/>
    <w:rsid w:val="00832468"/>
    <w:rsid w:val="00835B31"/>
    <w:rsid w:val="008378F4"/>
    <w:rsid w:val="008533E9"/>
    <w:rsid w:val="00861571"/>
    <w:rsid w:val="00866FDE"/>
    <w:rsid w:val="00871C63"/>
    <w:rsid w:val="00873465"/>
    <w:rsid w:val="008759EF"/>
    <w:rsid w:val="008775AC"/>
    <w:rsid w:val="00883DE7"/>
    <w:rsid w:val="00886892"/>
    <w:rsid w:val="00890E5D"/>
    <w:rsid w:val="00890F65"/>
    <w:rsid w:val="00891DA7"/>
    <w:rsid w:val="00892EE9"/>
    <w:rsid w:val="008A228A"/>
    <w:rsid w:val="008A445A"/>
    <w:rsid w:val="008A4714"/>
    <w:rsid w:val="008A4EF6"/>
    <w:rsid w:val="008B191F"/>
    <w:rsid w:val="008B1DD8"/>
    <w:rsid w:val="008B6CAF"/>
    <w:rsid w:val="008B7318"/>
    <w:rsid w:val="008C141E"/>
    <w:rsid w:val="008C5F36"/>
    <w:rsid w:val="008C6022"/>
    <w:rsid w:val="008C7155"/>
    <w:rsid w:val="008D0D61"/>
    <w:rsid w:val="008D7519"/>
    <w:rsid w:val="008E1770"/>
    <w:rsid w:val="008E3F40"/>
    <w:rsid w:val="008E5003"/>
    <w:rsid w:val="008E552B"/>
    <w:rsid w:val="008F7B54"/>
    <w:rsid w:val="0090112D"/>
    <w:rsid w:val="00903BB8"/>
    <w:rsid w:val="00903BC9"/>
    <w:rsid w:val="00903F51"/>
    <w:rsid w:val="009060A3"/>
    <w:rsid w:val="00914CA0"/>
    <w:rsid w:val="009178A9"/>
    <w:rsid w:val="0092423A"/>
    <w:rsid w:val="009307B2"/>
    <w:rsid w:val="00932A5A"/>
    <w:rsid w:val="00933394"/>
    <w:rsid w:val="00933DC5"/>
    <w:rsid w:val="0094229F"/>
    <w:rsid w:val="009423C4"/>
    <w:rsid w:val="00942FE7"/>
    <w:rsid w:val="00943A44"/>
    <w:rsid w:val="009444FD"/>
    <w:rsid w:val="0094637C"/>
    <w:rsid w:val="00946EC5"/>
    <w:rsid w:val="00947883"/>
    <w:rsid w:val="00952695"/>
    <w:rsid w:val="00952CE5"/>
    <w:rsid w:val="009536E8"/>
    <w:rsid w:val="00954C19"/>
    <w:rsid w:val="00956C05"/>
    <w:rsid w:val="00965D9A"/>
    <w:rsid w:val="009671E1"/>
    <w:rsid w:val="009707D8"/>
    <w:rsid w:val="0098151E"/>
    <w:rsid w:val="00990144"/>
    <w:rsid w:val="009944DA"/>
    <w:rsid w:val="009A54F6"/>
    <w:rsid w:val="009C0802"/>
    <w:rsid w:val="009C2BC8"/>
    <w:rsid w:val="009C2F17"/>
    <w:rsid w:val="009D2BFF"/>
    <w:rsid w:val="009D3DC0"/>
    <w:rsid w:val="009D43B0"/>
    <w:rsid w:val="009D7691"/>
    <w:rsid w:val="009E1BD5"/>
    <w:rsid w:val="009E4E1C"/>
    <w:rsid w:val="009E538A"/>
    <w:rsid w:val="009E7673"/>
    <w:rsid w:val="009E7B44"/>
    <w:rsid w:val="009E7BA0"/>
    <w:rsid w:val="009F4098"/>
    <w:rsid w:val="009F4498"/>
    <w:rsid w:val="009F567F"/>
    <w:rsid w:val="009F72EB"/>
    <w:rsid w:val="009F78B9"/>
    <w:rsid w:val="009F7A50"/>
    <w:rsid w:val="00A14622"/>
    <w:rsid w:val="00A1733A"/>
    <w:rsid w:val="00A226E0"/>
    <w:rsid w:val="00A22A08"/>
    <w:rsid w:val="00A23FC5"/>
    <w:rsid w:val="00A2481D"/>
    <w:rsid w:val="00A27AAC"/>
    <w:rsid w:val="00A27BBB"/>
    <w:rsid w:val="00A3067E"/>
    <w:rsid w:val="00A3087A"/>
    <w:rsid w:val="00A316ED"/>
    <w:rsid w:val="00A340C8"/>
    <w:rsid w:val="00A36667"/>
    <w:rsid w:val="00A3793A"/>
    <w:rsid w:val="00A453C7"/>
    <w:rsid w:val="00A46505"/>
    <w:rsid w:val="00A47466"/>
    <w:rsid w:val="00A47828"/>
    <w:rsid w:val="00A50429"/>
    <w:rsid w:val="00A509DB"/>
    <w:rsid w:val="00A50D75"/>
    <w:rsid w:val="00A609D8"/>
    <w:rsid w:val="00A635D9"/>
    <w:rsid w:val="00A67027"/>
    <w:rsid w:val="00A675BC"/>
    <w:rsid w:val="00A6787A"/>
    <w:rsid w:val="00A67D48"/>
    <w:rsid w:val="00A71033"/>
    <w:rsid w:val="00A72127"/>
    <w:rsid w:val="00A72A2E"/>
    <w:rsid w:val="00A7527A"/>
    <w:rsid w:val="00A853A6"/>
    <w:rsid w:val="00A85F7E"/>
    <w:rsid w:val="00A8697B"/>
    <w:rsid w:val="00A93171"/>
    <w:rsid w:val="00A93AD0"/>
    <w:rsid w:val="00A97547"/>
    <w:rsid w:val="00AA23A6"/>
    <w:rsid w:val="00AA26E1"/>
    <w:rsid w:val="00AA2E25"/>
    <w:rsid w:val="00AB1927"/>
    <w:rsid w:val="00AB33E7"/>
    <w:rsid w:val="00AB64AB"/>
    <w:rsid w:val="00AC6D6B"/>
    <w:rsid w:val="00AC721F"/>
    <w:rsid w:val="00AD603E"/>
    <w:rsid w:val="00AE0022"/>
    <w:rsid w:val="00AE226B"/>
    <w:rsid w:val="00AE3883"/>
    <w:rsid w:val="00AE5073"/>
    <w:rsid w:val="00AF0F51"/>
    <w:rsid w:val="00AF47A9"/>
    <w:rsid w:val="00B01276"/>
    <w:rsid w:val="00B06ED7"/>
    <w:rsid w:val="00B07A7C"/>
    <w:rsid w:val="00B1494D"/>
    <w:rsid w:val="00B21DE6"/>
    <w:rsid w:val="00B229B6"/>
    <w:rsid w:val="00B24FD5"/>
    <w:rsid w:val="00B250AC"/>
    <w:rsid w:val="00B25FC6"/>
    <w:rsid w:val="00B260C3"/>
    <w:rsid w:val="00B26640"/>
    <w:rsid w:val="00B3031B"/>
    <w:rsid w:val="00B3049A"/>
    <w:rsid w:val="00B321F3"/>
    <w:rsid w:val="00B329EA"/>
    <w:rsid w:val="00B3689C"/>
    <w:rsid w:val="00B44D34"/>
    <w:rsid w:val="00B456DC"/>
    <w:rsid w:val="00B47C8E"/>
    <w:rsid w:val="00B503CC"/>
    <w:rsid w:val="00B518D5"/>
    <w:rsid w:val="00B6355F"/>
    <w:rsid w:val="00B644E1"/>
    <w:rsid w:val="00B646A0"/>
    <w:rsid w:val="00B65BDB"/>
    <w:rsid w:val="00B66DC2"/>
    <w:rsid w:val="00B72145"/>
    <w:rsid w:val="00B72A5A"/>
    <w:rsid w:val="00B751B3"/>
    <w:rsid w:val="00B80173"/>
    <w:rsid w:val="00B813E7"/>
    <w:rsid w:val="00B8351F"/>
    <w:rsid w:val="00B85CE6"/>
    <w:rsid w:val="00BA1057"/>
    <w:rsid w:val="00BA664F"/>
    <w:rsid w:val="00BA7884"/>
    <w:rsid w:val="00BB450A"/>
    <w:rsid w:val="00BB5140"/>
    <w:rsid w:val="00BB60A3"/>
    <w:rsid w:val="00BB6D47"/>
    <w:rsid w:val="00BC0C2F"/>
    <w:rsid w:val="00BC3519"/>
    <w:rsid w:val="00BC36A7"/>
    <w:rsid w:val="00BC51D3"/>
    <w:rsid w:val="00BC573A"/>
    <w:rsid w:val="00BC7A19"/>
    <w:rsid w:val="00BD2A58"/>
    <w:rsid w:val="00BD4176"/>
    <w:rsid w:val="00BD5E53"/>
    <w:rsid w:val="00BD6883"/>
    <w:rsid w:val="00BE08E3"/>
    <w:rsid w:val="00BE1DB2"/>
    <w:rsid w:val="00BE2D5B"/>
    <w:rsid w:val="00BE39F0"/>
    <w:rsid w:val="00BE7FF3"/>
    <w:rsid w:val="00BF30B7"/>
    <w:rsid w:val="00C04B5B"/>
    <w:rsid w:val="00C100C6"/>
    <w:rsid w:val="00C1066E"/>
    <w:rsid w:val="00C10C4C"/>
    <w:rsid w:val="00C177B4"/>
    <w:rsid w:val="00C23A0A"/>
    <w:rsid w:val="00C26B25"/>
    <w:rsid w:val="00C34EDE"/>
    <w:rsid w:val="00C4094D"/>
    <w:rsid w:val="00C449DB"/>
    <w:rsid w:val="00C47D74"/>
    <w:rsid w:val="00C54663"/>
    <w:rsid w:val="00C57DAD"/>
    <w:rsid w:val="00C60065"/>
    <w:rsid w:val="00C6112C"/>
    <w:rsid w:val="00C62D50"/>
    <w:rsid w:val="00C65199"/>
    <w:rsid w:val="00C65E17"/>
    <w:rsid w:val="00C701C2"/>
    <w:rsid w:val="00C71116"/>
    <w:rsid w:val="00C72051"/>
    <w:rsid w:val="00C85D50"/>
    <w:rsid w:val="00C920E7"/>
    <w:rsid w:val="00C932C8"/>
    <w:rsid w:val="00C9529C"/>
    <w:rsid w:val="00CA0133"/>
    <w:rsid w:val="00CA148E"/>
    <w:rsid w:val="00CA1F0A"/>
    <w:rsid w:val="00CA667D"/>
    <w:rsid w:val="00CB2C83"/>
    <w:rsid w:val="00CB2F19"/>
    <w:rsid w:val="00CB5833"/>
    <w:rsid w:val="00CB7B92"/>
    <w:rsid w:val="00CC02C0"/>
    <w:rsid w:val="00CC089A"/>
    <w:rsid w:val="00CC0AB3"/>
    <w:rsid w:val="00CD017F"/>
    <w:rsid w:val="00CD4005"/>
    <w:rsid w:val="00CE0028"/>
    <w:rsid w:val="00CE0CB9"/>
    <w:rsid w:val="00CE3618"/>
    <w:rsid w:val="00D00873"/>
    <w:rsid w:val="00D02476"/>
    <w:rsid w:val="00D120EF"/>
    <w:rsid w:val="00D14BA7"/>
    <w:rsid w:val="00D22289"/>
    <w:rsid w:val="00D2418D"/>
    <w:rsid w:val="00D305E7"/>
    <w:rsid w:val="00D318D2"/>
    <w:rsid w:val="00D337D9"/>
    <w:rsid w:val="00D3405E"/>
    <w:rsid w:val="00D3490B"/>
    <w:rsid w:val="00D3726B"/>
    <w:rsid w:val="00D41A48"/>
    <w:rsid w:val="00D457DB"/>
    <w:rsid w:val="00D512F3"/>
    <w:rsid w:val="00D51366"/>
    <w:rsid w:val="00D56238"/>
    <w:rsid w:val="00D57362"/>
    <w:rsid w:val="00D62B2D"/>
    <w:rsid w:val="00D6370B"/>
    <w:rsid w:val="00D665FE"/>
    <w:rsid w:val="00D73749"/>
    <w:rsid w:val="00D7411F"/>
    <w:rsid w:val="00D74C11"/>
    <w:rsid w:val="00D75AA4"/>
    <w:rsid w:val="00D773C1"/>
    <w:rsid w:val="00D77670"/>
    <w:rsid w:val="00D835F3"/>
    <w:rsid w:val="00D83F85"/>
    <w:rsid w:val="00D84646"/>
    <w:rsid w:val="00D865B2"/>
    <w:rsid w:val="00D91A16"/>
    <w:rsid w:val="00D92346"/>
    <w:rsid w:val="00D963E1"/>
    <w:rsid w:val="00D9739A"/>
    <w:rsid w:val="00DA233E"/>
    <w:rsid w:val="00DA33C5"/>
    <w:rsid w:val="00DA43BA"/>
    <w:rsid w:val="00DA4CA8"/>
    <w:rsid w:val="00DA5033"/>
    <w:rsid w:val="00DA5057"/>
    <w:rsid w:val="00DB05DB"/>
    <w:rsid w:val="00DB0C71"/>
    <w:rsid w:val="00DB315C"/>
    <w:rsid w:val="00DB4340"/>
    <w:rsid w:val="00DB4812"/>
    <w:rsid w:val="00DB757F"/>
    <w:rsid w:val="00DC0DCC"/>
    <w:rsid w:val="00DC3CAE"/>
    <w:rsid w:val="00DC44CF"/>
    <w:rsid w:val="00DD3E89"/>
    <w:rsid w:val="00DE274C"/>
    <w:rsid w:val="00DE3EF8"/>
    <w:rsid w:val="00DE4924"/>
    <w:rsid w:val="00DE4F38"/>
    <w:rsid w:val="00DF18F0"/>
    <w:rsid w:val="00DF4C56"/>
    <w:rsid w:val="00DF4FDD"/>
    <w:rsid w:val="00DF7DF5"/>
    <w:rsid w:val="00E01441"/>
    <w:rsid w:val="00E029D4"/>
    <w:rsid w:val="00E1297E"/>
    <w:rsid w:val="00E13644"/>
    <w:rsid w:val="00E15021"/>
    <w:rsid w:val="00E16432"/>
    <w:rsid w:val="00E20AA3"/>
    <w:rsid w:val="00E21E39"/>
    <w:rsid w:val="00E25086"/>
    <w:rsid w:val="00E25F14"/>
    <w:rsid w:val="00E32965"/>
    <w:rsid w:val="00E40115"/>
    <w:rsid w:val="00E45E1A"/>
    <w:rsid w:val="00E469C9"/>
    <w:rsid w:val="00E56973"/>
    <w:rsid w:val="00E61234"/>
    <w:rsid w:val="00E701B8"/>
    <w:rsid w:val="00E70D82"/>
    <w:rsid w:val="00E73F36"/>
    <w:rsid w:val="00E746AB"/>
    <w:rsid w:val="00E77B14"/>
    <w:rsid w:val="00E80A04"/>
    <w:rsid w:val="00E817FC"/>
    <w:rsid w:val="00E83857"/>
    <w:rsid w:val="00E83D5E"/>
    <w:rsid w:val="00E87893"/>
    <w:rsid w:val="00E87ADA"/>
    <w:rsid w:val="00E9499D"/>
    <w:rsid w:val="00E97AB7"/>
    <w:rsid w:val="00EA47EB"/>
    <w:rsid w:val="00EA5B48"/>
    <w:rsid w:val="00EA5FF7"/>
    <w:rsid w:val="00EA6345"/>
    <w:rsid w:val="00EB02DD"/>
    <w:rsid w:val="00EB0F78"/>
    <w:rsid w:val="00EB45E8"/>
    <w:rsid w:val="00EB4E9C"/>
    <w:rsid w:val="00EB552E"/>
    <w:rsid w:val="00EB63BA"/>
    <w:rsid w:val="00EC2345"/>
    <w:rsid w:val="00EC48A6"/>
    <w:rsid w:val="00EE041E"/>
    <w:rsid w:val="00EE185E"/>
    <w:rsid w:val="00EE253C"/>
    <w:rsid w:val="00EE29B9"/>
    <w:rsid w:val="00EE32F0"/>
    <w:rsid w:val="00EE3845"/>
    <w:rsid w:val="00F00D2B"/>
    <w:rsid w:val="00F04F53"/>
    <w:rsid w:val="00F04FBF"/>
    <w:rsid w:val="00F05C13"/>
    <w:rsid w:val="00F06420"/>
    <w:rsid w:val="00F06C9D"/>
    <w:rsid w:val="00F07B29"/>
    <w:rsid w:val="00F108EB"/>
    <w:rsid w:val="00F146F3"/>
    <w:rsid w:val="00F17D6A"/>
    <w:rsid w:val="00F257EF"/>
    <w:rsid w:val="00F3387C"/>
    <w:rsid w:val="00F35CB9"/>
    <w:rsid w:val="00F42807"/>
    <w:rsid w:val="00F43AE2"/>
    <w:rsid w:val="00F43EE9"/>
    <w:rsid w:val="00F4788F"/>
    <w:rsid w:val="00F54EA2"/>
    <w:rsid w:val="00F57777"/>
    <w:rsid w:val="00F601C6"/>
    <w:rsid w:val="00F62147"/>
    <w:rsid w:val="00F64EEB"/>
    <w:rsid w:val="00F65A20"/>
    <w:rsid w:val="00F668B4"/>
    <w:rsid w:val="00F710D9"/>
    <w:rsid w:val="00F71F38"/>
    <w:rsid w:val="00F72965"/>
    <w:rsid w:val="00F764AF"/>
    <w:rsid w:val="00F77F98"/>
    <w:rsid w:val="00F829F6"/>
    <w:rsid w:val="00F83DDA"/>
    <w:rsid w:val="00F850D4"/>
    <w:rsid w:val="00F85667"/>
    <w:rsid w:val="00F8730A"/>
    <w:rsid w:val="00F92CAB"/>
    <w:rsid w:val="00F947A1"/>
    <w:rsid w:val="00F94C7B"/>
    <w:rsid w:val="00F971A3"/>
    <w:rsid w:val="00F97772"/>
    <w:rsid w:val="00FA3837"/>
    <w:rsid w:val="00FA4488"/>
    <w:rsid w:val="00FA56BA"/>
    <w:rsid w:val="00FB2DED"/>
    <w:rsid w:val="00FB40B5"/>
    <w:rsid w:val="00FB698C"/>
    <w:rsid w:val="00FC1FAD"/>
    <w:rsid w:val="00FD0741"/>
    <w:rsid w:val="00FD3CCD"/>
    <w:rsid w:val="00FD4FED"/>
    <w:rsid w:val="00FD5A26"/>
    <w:rsid w:val="00FD6BFD"/>
    <w:rsid w:val="00FE2222"/>
    <w:rsid w:val="00FE3AEF"/>
    <w:rsid w:val="00FF085B"/>
    <w:rsid w:val="00FF0FBE"/>
    <w:rsid w:val="00FF714D"/>
    <w:rsid w:val="00FF7624"/>
    <w:rsid w:val="00FF763C"/>
    <w:rsid w:val="46082C15"/>
    <w:rsid w:val="59AA68E1"/>
    <w:rsid w:val="7987D2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78DA8"/>
  <w15:chartTrackingRefBased/>
  <w15:docId w15:val="{1759B3C9-D6D3-4F86-8513-4FEB9AA8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018E"/>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uiPriority w:val="9"/>
    <w:unhideWhenUsed/>
    <w:qFormat/>
    <w:rsid w:val="00E569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0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C67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E029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5697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56973"/>
    <w:rPr>
      <w:color w:val="0563C1" w:themeColor="hyperlink"/>
      <w:u w:val="single"/>
    </w:rPr>
  </w:style>
  <w:style w:type="paragraph" w:styleId="Encabezado">
    <w:name w:val="header"/>
    <w:basedOn w:val="Normal"/>
    <w:link w:val="EncabezadoCar"/>
    <w:unhideWhenUsed/>
    <w:rsid w:val="00A316ED"/>
    <w:pPr>
      <w:tabs>
        <w:tab w:val="center" w:pos="4252"/>
        <w:tab w:val="right" w:pos="8504"/>
      </w:tabs>
      <w:spacing w:after="0" w:line="240" w:lineRule="auto"/>
    </w:pPr>
  </w:style>
  <w:style w:type="character" w:customStyle="1" w:styleId="EncabezadoCar">
    <w:name w:val="Encabezado Car"/>
    <w:basedOn w:val="Fuentedeprrafopredeter"/>
    <w:link w:val="Encabezado"/>
    <w:rsid w:val="00A316ED"/>
  </w:style>
  <w:style w:type="paragraph" w:styleId="Piedepgina">
    <w:name w:val="footer"/>
    <w:basedOn w:val="Normal"/>
    <w:link w:val="PiedepginaCar"/>
    <w:uiPriority w:val="99"/>
    <w:unhideWhenUsed/>
    <w:rsid w:val="00A316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6ED"/>
  </w:style>
  <w:style w:type="paragraph" w:styleId="Prrafodelista">
    <w:name w:val="List Paragraph"/>
    <w:basedOn w:val="Normal"/>
    <w:uiPriority w:val="34"/>
    <w:qFormat/>
    <w:rsid w:val="00E61234"/>
    <w:pPr>
      <w:ind w:left="720"/>
      <w:contextualSpacing/>
    </w:pPr>
  </w:style>
  <w:style w:type="paragraph" w:styleId="Bibliografa">
    <w:name w:val="Bibliography"/>
    <w:basedOn w:val="Normal"/>
    <w:next w:val="Normal"/>
    <w:uiPriority w:val="37"/>
    <w:unhideWhenUsed/>
    <w:rsid w:val="005F79B0"/>
  </w:style>
  <w:style w:type="paragraph" w:styleId="Textoindependiente">
    <w:name w:val="Body Text"/>
    <w:basedOn w:val="Normal"/>
    <w:link w:val="TextoindependienteCar"/>
    <w:uiPriority w:val="1"/>
    <w:qFormat/>
    <w:rsid w:val="005F79B0"/>
    <w:pPr>
      <w:widowControl w:val="0"/>
      <w:autoSpaceDE w:val="0"/>
      <w:autoSpaceDN w:val="0"/>
      <w:spacing w:after="0" w:line="240" w:lineRule="auto"/>
    </w:pPr>
    <w:rPr>
      <w:rFonts w:ascii="Arial" w:eastAsia="Arial" w:hAnsi="Arial" w:cs="Arial"/>
      <w:sz w:val="20"/>
      <w:szCs w:val="20"/>
      <w:lang w:val="en-US"/>
    </w:rPr>
  </w:style>
  <w:style w:type="character" w:customStyle="1" w:styleId="TextoindependienteCar">
    <w:name w:val="Texto independiente Car"/>
    <w:basedOn w:val="Fuentedeprrafopredeter"/>
    <w:link w:val="Textoindependiente"/>
    <w:uiPriority w:val="1"/>
    <w:rsid w:val="005F79B0"/>
    <w:rPr>
      <w:rFonts w:ascii="Arial" w:eastAsia="Arial" w:hAnsi="Arial" w:cs="Arial"/>
      <w:sz w:val="20"/>
      <w:szCs w:val="20"/>
      <w:lang w:val="en-US"/>
    </w:rPr>
  </w:style>
  <w:style w:type="character" w:customStyle="1" w:styleId="Ttulo1Car">
    <w:name w:val="Título 1 Car"/>
    <w:basedOn w:val="Fuentedeprrafopredeter"/>
    <w:link w:val="Ttulo1"/>
    <w:uiPriority w:val="9"/>
    <w:rsid w:val="0067018E"/>
    <w:rPr>
      <w:rFonts w:asciiTheme="majorHAnsi" w:eastAsiaTheme="majorEastAsia" w:hAnsiTheme="majorHAnsi" w:cstheme="majorBidi"/>
      <w:color w:val="2F5496" w:themeColor="accent1" w:themeShade="BF"/>
      <w:sz w:val="32"/>
      <w:szCs w:val="32"/>
      <w:lang w:eastAsia="es-EC"/>
    </w:rPr>
  </w:style>
  <w:style w:type="paragraph" w:styleId="NormalWeb">
    <w:name w:val="Normal (Web)"/>
    <w:basedOn w:val="Normal"/>
    <w:uiPriority w:val="99"/>
    <w:semiHidden/>
    <w:unhideWhenUsed/>
    <w:rsid w:val="0067018E"/>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67018E"/>
    <w:rPr>
      <w:b/>
      <w:bCs/>
    </w:rPr>
  </w:style>
  <w:style w:type="character" w:styleId="nfasis">
    <w:name w:val="Emphasis"/>
    <w:basedOn w:val="Fuentedeprrafopredeter"/>
    <w:uiPriority w:val="20"/>
    <w:qFormat/>
    <w:rsid w:val="0006494E"/>
    <w:rPr>
      <w:i/>
      <w:iCs/>
    </w:rPr>
  </w:style>
  <w:style w:type="paragraph" w:customStyle="1" w:styleId="lead">
    <w:name w:val="lead"/>
    <w:basedOn w:val="Normal"/>
    <w:rsid w:val="006146FC"/>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HTMLconformatoprevio">
    <w:name w:val="HTML Preformatted"/>
    <w:basedOn w:val="Normal"/>
    <w:link w:val="HTMLconformatoprevioCar"/>
    <w:uiPriority w:val="99"/>
    <w:semiHidden/>
    <w:unhideWhenUsed/>
    <w:rsid w:val="0021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211470"/>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C57DAD"/>
    <w:pPr>
      <w:spacing w:after="200" w:line="240" w:lineRule="auto"/>
    </w:pPr>
    <w:rPr>
      <w:i/>
      <w:iCs/>
      <w:color w:val="44546A" w:themeColor="text2"/>
      <w:sz w:val="18"/>
      <w:szCs w:val="18"/>
    </w:rPr>
  </w:style>
  <w:style w:type="table" w:styleId="Tablaconcuadrcula">
    <w:name w:val="Table Grid"/>
    <w:basedOn w:val="Tablanormal"/>
    <w:uiPriority w:val="39"/>
    <w:rsid w:val="00787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8075D"/>
    <w:pPr>
      <w:outlineLvl w:val="9"/>
    </w:pPr>
  </w:style>
  <w:style w:type="paragraph" w:styleId="TDC1">
    <w:name w:val="toc 1"/>
    <w:basedOn w:val="Normal"/>
    <w:next w:val="Normal"/>
    <w:autoRedefine/>
    <w:uiPriority w:val="39"/>
    <w:unhideWhenUsed/>
    <w:rsid w:val="00825EA7"/>
    <w:pPr>
      <w:tabs>
        <w:tab w:val="left" w:pos="440"/>
        <w:tab w:val="right" w:leader="dot" w:pos="8635"/>
      </w:tabs>
      <w:spacing w:after="100"/>
      <w:pPrChange w:id="0" w:author="Diego Andrés Villavicencio Cando" w:date="2020-06-07T12:30:00Z">
        <w:pPr>
          <w:spacing w:after="100" w:line="259" w:lineRule="auto"/>
        </w:pPr>
      </w:pPrChange>
    </w:pPr>
    <w:rPr>
      <w:rPrChange w:id="0" w:author="Diego Andrés Villavicencio Cando" w:date="2020-06-07T12:30:00Z">
        <w:rPr>
          <w:rFonts w:asciiTheme="minorHAnsi" w:eastAsiaTheme="minorHAnsi" w:hAnsiTheme="minorHAnsi" w:cstheme="minorBidi"/>
          <w:sz w:val="22"/>
          <w:szCs w:val="22"/>
          <w:lang w:val="es-EC" w:eastAsia="en-US" w:bidi="ar-SA"/>
        </w:rPr>
      </w:rPrChange>
    </w:rPr>
  </w:style>
  <w:style w:type="paragraph" w:styleId="TDC2">
    <w:name w:val="toc 2"/>
    <w:basedOn w:val="Normal"/>
    <w:next w:val="Normal"/>
    <w:autoRedefine/>
    <w:uiPriority w:val="39"/>
    <w:unhideWhenUsed/>
    <w:rsid w:val="00825EA7"/>
    <w:pPr>
      <w:tabs>
        <w:tab w:val="left" w:pos="709"/>
        <w:tab w:val="right" w:leader="dot" w:pos="8645"/>
      </w:tabs>
      <w:spacing w:after="100"/>
      <w:ind w:left="220"/>
      <w:pPrChange w:id="1" w:author="Diego Andrés Villavicencio Cando" w:date="2020-06-07T12:30:00Z">
        <w:pPr>
          <w:tabs>
            <w:tab w:val="left" w:pos="709"/>
            <w:tab w:val="right" w:leader="dot" w:pos="8494"/>
          </w:tabs>
          <w:spacing w:after="100" w:line="259" w:lineRule="auto"/>
          <w:ind w:left="220"/>
        </w:pPr>
      </w:pPrChange>
    </w:pPr>
    <w:rPr>
      <w:rPrChange w:id="1" w:author="Diego Andrés Villavicencio Cando" w:date="2020-06-07T12:30:00Z">
        <w:rPr>
          <w:rFonts w:asciiTheme="minorHAnsi" w:eastAsiaTheme="minorHAnsi" w:hAnsiTheme="minorHAnsi" w:cstheme="minorBidi"/>
          <w:sz w:val="22"/>
          <w:szCs w:val="22"/>
          <w:lang w:val="es-EC" w:eastAsia="en-US" w:bidi="ar-SA"/>
        </w:rPr>
      </w:rPrChange>
    </w:rPr>
  </w:style>
  <w:style w:type="character" w:customStyle="1" w:styleId="Ttulo3Car">
    <w:name w:val="Título 3 Car"/>
    <w:basedOn w:val="Fuentedeprrafopredeter"/>
    <w:link w:val="Ttulo3"/>
    <w:uiPriority w:val="9"/>
    <w:rsid w:val="0068075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B5140"/>
    <w:pPr>
      <w:spacing w:after="100"/>
      <w:ind w:left="440"/>
    </w:pPr>
  </w:style>
  <w:style w:type="character" w:styleId="Hipervnculovisitado">
    <w:name w:val="FollowedHyperlink"/>
    <w:basedOn w:val="Fuentedeprrafopredeter"/>
    <w:uiPriority w:val="99"/>
    <w:semiHidden/>
    <w:unhideWhenUsed/>
    <w:rsid w:val="00F710D9"/>
    <w:rPr>
      <w:color w:val="954F72" w:themeColor="followedHyperlink"/>
      <w:u w:val="single"/>
    </w:rPr>
  </w:style>
  <w:style w:type="table" w:styleId="Tablaconcuadrcula5oscura-nfasis6">
    <w:name w:val="Grid Table 5 Dark Accent 6"/>
    <w:basedOn w:val="Tablanormal"/>
    <w:uiPriority w:val="50"/>
    <w:rsid w:val="005461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
    <w:name w:val="Grid Table 5 Dark"/>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3">
    <w:name w:val="Grid Table 5 Dark Accent 3"/>
    <w:basedOn w:val="Tablanormal"/>
    <w:uiPriority w:val="50"/>
    <w:rsid w:val="00BC57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ableParagraph">
    <w:name w:val="Table Paragraph"/>
    <w:basedOn w:val="Normal"/>
    <w:uiPriority w:val="1"/>
    <w:qFormat/>
    <w:rsid w:val="00362004"/>
    <w:pPr>
      <w:widowControl w:val="0"/>
      <w:autoSpaceDE w:val="0"/>
      <w:autoSpaceDN w:val="0"/>
      <w:spacing w:after="0" w:line="240" w:lineRule="auto"/>
    </w:pPr>
    <w:rPr>
      <w:rFonts w:ascii="Arial" w:eastAsia="Arial" w:hAnsi="Arial" w:cs="Arial"/>
      <w:lang w:val="en-US"/>
    </w:rPr>
  </w:style>
  <w:style w:type="table" w:styleId="Tablaconcuadrcula4-nfasis6">
    <w:name w:val="Grid Table 4 Accent 6"/>
    <w:basedOn w:val="Tablanormal"/>
    <w:uiPriority w:val="49"/>
    <w:rsid w:val="004B104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inespaciado">
    <w:name w:val="No Spacing"/>
    <w:uiPriority w:val="1"/>
    <w:qFormat/>
    <w:rsid w:val="00FD0741"/>
    <w:pPr>
      <w:spacing w:after="0" w:line="240" w:lineRule="auto"/>
    </w:pPr>
  </w:style>
  <w:style w:type="character" w:customStyle="1" w:styleId="Ttulo4Car">
    <w:name w:val="Título 4 Car"/>
    <w:basedOn w:val="Fuentedeprrafopredeter"/>
    <w:link w:val="Ttulo4"/>
    <w:uiPriority w:val="9"/>
    <w:rsid w:val="001C67E0"/>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D77670"/>
    <w:rPr>
      <w:sz w:val="16"/>
      <w:szCs w:val="16"/>
    </w:rPr>
  </w:style>
  <w:style w:type="paragraph" w:styleId="Textocomentario">
    <w:name w:val="annotation text"/>
    <w:basedOn w:val="Normal"/>
    <w:link w:val="TextocomentarioCar"/>
    <w:uiPriority w:val="99"/>
    <w:semiHidden/>
    <w:unhideWhenUsed/>
    <w:rsid w:val="00D776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77670"/>
    <w:rPr>
      <w:sz w:val="20"/>
      <w:szCs w:val="20"/>
    </w:rPr>
  </w:style>
  <w:style w:type="paragraph" w:styleId="Asuntodelcomentario">
    <w:name w:val="annotation subject"/>
    <w:basedOn w:val="Textocomentario"/>
    <w:next w:val="Textocomentario"/>
    <w:link w:val="AsuntodelcomentarioCar"/>
    <w:uiPriority w:val="99"/>
    <w:semiHidden/>
    <w:unhideWhenUsed/>
    <w:rsid w:val="00D77670"/>
    <w:rPr>
      <w:b/>
      <w:bCs/>
    </w:rPr>
  </w:style>
  <w:style w:type="character" w:customStyle="1" w:styleId="AsuntodelcomentarioCar">
    <w:name w:val="Asunto del comentario Car"/>
    <w:basedOn w:val="TextocomentarioCar"/>
    <w:link w:val="Asuntodelcomentario"/>
    <w:uiPriority w:val="99"/>
    <w:semiHidden/>
    <w:rsid w:val="00D77670"/>
    <w:rPr>
      <w:b/>
      <w:bCs/>
      <w:sz w:val="20"/>
      <w:szCs w:val="20"/>
    </w:rPr>
  </w:style>
  <w:style w:type="paragraph" w:styleId="Textodeglobo">
    <w:name w:val="Balloon Text"/>
    <w:basedOn w:val="Normal"/>
    <w:link w:val="TextodegloboCar"/>
    <w:uiPriority w:val="99"/>
    <w:semiHidden/>
    <w:unhideWhenUsed/>
    <w:rsid w:val="00D77670"/>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77670"/>
    <w:rPr>
      <w:rFonts w:ascii="Times New Roman" w:hAnsi="Times New Roman" w:cs="Times New Roman"/>
      <w:sz w:val="18"/>
      <w:szCs w:val="18"/>
    </w:rPr>
  </w:style>
  <w:style w:type="character" w:styleId="Mencinsinresolver">
    <w:name w:val="Unresolved Mention"/>
    <w:basedOn w:val="Fuentedeprrafopredeter"/>
    <w:uiPriority w:val="99"/>
    <w:semiHidden/>
    <w:unhideWhenUsed/>
    <w:rsid w:val="00F83DDA"/>
    <w:rPr>
      <w:color w:val="605E5C"/>
      <w:shd w:val="clear" w:color="auto" w:fill="E1DFDD"/>
    </w:rPr>
  </w:style>
  <w:style w:type="table" w:styleId="Tablaconcuadrcula2-nfasis2">
    <w:name w:val="Grid Table 2 Accent 2"/>
    <w:basedOn w:val="Tablanormal"/>
    <w:uiPriority w:val="47"/>
    <w:rsid w:val="00183D95"/>
    <w:pPr>
      <w:spacing w:after="0" w:line="240" w:lineRule="auto"/>
    </w:pPr>
    <w:rPr>
      <w:lang w:val="en-US"/>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6">
    <w:name w:val="Grid Table 2 Accent 6"/>
    <w:basedOn w:val="Tablanormal"/>
    <w:uiPriority w:val="47"/>
    <w:rsid w:val="00183D9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065F24"/>
    <w:pPr>
      <w:spacing w:after="0" w:line="360" w:lineRule="auto"/>
      <w:ind w:firstLine="567"/>
      <w:jc w:val="both"/>
    </w:pPr>
    <w:rPr>
      <w:rFonts w:ascii="Arial" w:hAnsi="Arial" w:cs="Arial"/>
      <w:lang w:val="es-419"/>
    </w:rPr>
  </w:style>
  <w:style w:type="character" w:customStyle="1" w:styleId="Ttulo5Car">
    <w:name w:val="Título 5 Car"/>
    <w:basedOn w:val="Fuentedeprrafopredeter"/>
    <w:link w:val="Ttulo5"/>
    <w:uiPriority w:val="9"/>
    <w:rsid w:val="00E029D4"/>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semiHidden/>
    <w:unhideWhenUsed/>
    <w:rsid w:val="00E029D4"/>
    <w:pPr>
      <w:spacing w:after="100"/>
      <w:ind w:left="880"/>
    </w:pPr>
  </w:style>
  <w:style w:type="paragraph" w:styleId="Revisin">
    <w:name w:val="Revision"/>
    <w:hidden/>
    <w:uiPriority w:val="99"/>
    <w:semiHidden/>
    <w:rsid w:val="00492847"/>
    <w:pPr>
      <w:spacing w:after="0" w:line="240" w:lineRule="auto"/>
    </w:pPr>
  </w:style>
  <w:style w:type="table" w:styleId="Tablanormal2">
    <w:name w:val="Plain Table 2"/>
    <w:basedOn w:val="Tablanormal"/>
    <w:uiPriority w:val="42"/>
    <w:rsid w:val="007E2A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9944">
      <w:bodyDiv w:val="1"/>
      <w:marLeft w:val="0"/>
      <w:marRight w:val="0"/>
      <w:marTop w:val="0"/>
      <w:marBottom w:val="0"/>
      <w:divBdr>
        <w:top w:val="none" w:sz="0" w:space="0" w:color="auto"/>
        <w:left w:val="none" w:sz="0" w:space="0" w:color="auto"/>
        <w:bottom w:val="none" w:sz="0" w:space="0" w:color="auto"/>
        <w:right w:val="none" w:sz="0" w:space="0" w:color="auto"/>
      </w:divBdr>
    </w:div>
    <w:div w:id="13850483">
      <w:bodyDiv w:val="1"/>
      <w:marLeft w:val="0"/>
      <w:marRight w:val="0"/>
      <w:marTop w:val="0"/>
      <w:marBottom w:val="0"/>
      <w:divBdr>
        <w:top w:val="none" w:sz="0" w:space="0" w:color="auto"/>
        <w:left w:val="none" w:sz="0" w:space="0" w:color="auto"/>
        <w:bottom w:val="none" w:sz="0" w:space="0" w:color="auto"/>
        <w:right w:val="none" w:sz="0" w:space="0" w:color="auto"/>
      </w:divBdr>
    </w:div>
    <w:div w:id="20589145">
      <w:bodyDiv w:val="1"/>
      <w:marLeft w:val="0"/>
      <w:marRight w:val="0"/>
      <w:marTop w:val="0"/>
      <w:marBottom w:val="0"/>
      <w:divBdr>
        <w:top w:val="none" w:sz="0" w:space="0" w:color="auto"/>
        <w:left w:val="none" w:sz="0" w:space="0" w:color="auto"/>
        <w:bottom w:val="none" w:sz="0" w:space="0" w:color="auto"/>
        <w:right w:val="none" w:sz="0" w:space="0" w:color="auto"/>
      </w:divBdr>
    </w:div>
    <w:div w:id="27999147">
      <w:bodyDiv w:val="1"/>
      <w:marLeft w:val="0"/>
      <w:marRight w:val="0"/>
      <w:marTop w:val="0"/>
      <w:marBottom w:val="0"/>
      <w:divBdr>
        <w:top w:val="none" w:sz="0" w:space="0" w:color="auto"/>
        <w:left w:val="none" w:sz="0" w:space="0" w:color="auto"/>
        <w:bottom w:val="none" w:sz="0" w:space="0" w:color="auto"/>
        <w:right w:val="none" w:sz="0" w:space="0" w:color="auto"/>
      </w:divBdr>
    </w:div>
    <w:div w:id="29576708">
      <w:bodyDiv w:val="1"/>
      <w:marLeft w:val="0"/>
      <w:marRight w:val="0"/>
      <w:marTop w:val="0"/>
      <w:marBottom w:val="0"/>
      <w:divBdr>
        <w:top w:val="none" w:sz="0" w:space="0" w:color="auto"/>
        <w:left w:val="none" w:sz="0" w:space="0" w:color="auto"/>
        <w:bottom w:val="none" w:sz="0" w:space="0" w:color="auto"/>
        <w:right w:val="none" w:sz="0" w:space="0" w:color="auto"/>
      </w:divBdr>
    </w:div>
    <w:div w:id="32925462">
      <w:bodyDiv w:val="1"/>
      <w:marLeft w:val="0"/>
      <w:marRight w:val="0"/>
      <w:marTop w:val="0"/>
      <w:marBottom w:val="0"/>
      <w:divBdr>
        <w:top w:val="none" w:sz="0" w:space="0" w:color="auto"/>
        <w:left w:val="none" w:sz="0" w:space="0" w:color="auto"/>
        <w:bottom w:val="none" w:sz="0" w:space="0" w:color="auto"/>
        <w:right w:val="none" w:sz="0" w:space="0" w:color="auto"/>
      </w:divBdr>
    </w:div>
    <w:div w:id="33845139">
      <w:bodyDiv w:val="1"/>
      <w:marLeft w:val="0"/>
      <w:marRight w:val="0"/>
      <w:marTop w:val="0"/>
      <w:marBottom w:val="0"/>
      <w:divBdr>
        <w:top w:val="none" w:sz="0" w:space="0" w:color="auto"/>
        <w:left w:val="none" w:sz="0" w:space="0" w:color="auto"/>
        <w:bottom w:val="none" w:sz="0" w:space="0" w:color="auto"/>
        <w:right w:val="none" w:sz="0" w:space="0" w:color="auto"/>
      </w:divBdr>
    </w:div>
    <w:div w:id="48698288">
      <w:bodyDiv w:val="1"/>
      <w:marLeft w:val="0"/>
      <w:marRight w:val="0"/>
      <w:marTop w:val="0"/>
      <w:marBottom w:val="0"/>
      <w:divBdr>
        <w:top w:val="none" w:sz="0" w:space="0" w:color="auto"/>
        <w:left w:val="none" w:sz="0" w:space="0" w:color="auto"/>
        <w:bottom w:val="none" w:sz="0" w:space="0" w:color="auto"/>
        <w:right w:val="none" w:sz="0" w:space="0" w:color="auto"/>
      </w:divBdr>
    </w:div>
    <w:div w:id="51268736">
      <w:bodyDiv w:val="1"/>
      <w:marLeft w:val="0"/>
      <w:marRight w:val="0"/>
      <w:marTop w:val="0"/>
      <w:marBottom w:val="0"/>
      <w:divBdr>
        <w:top w:val="none" w:sz="0" w:space="0" w:color="auto"/>
        <w:left w:val="none" w:sz="0" w:space="0" w:color="auto"/>
        <w:bottom w:val="none" w:sz="0" w:space="0" w:color="auto"/>
        <w:right w:val="none" w:sz="0" w:space="0" w:color="auto"/>
      </w:divBdr>
    </w:div>
    <w:div w:id="67382293">
      <w:bodyDiv w:val="1"/>
      <w:marLeft w:val="0"/>
      <w:marRight w:val="0"/>
      <w:marTop w:val="0"/>
      <w:marBottom w:val="0"/>
      <w:divBdr>
        <w:top w:val="none" w:sz="0" w:space="0" w:color="auto"/>
        <w:left w:val="none" w:sz="0" w:space="0" w:color="auto"/>
        <w:bottom w:val="none" w:sz="0" w:space="0" w:color="auto"/>
        <w:right w:val="none" w:sz="0" w:space="0" w:color="auto"/>
      </w:divBdr>
    </w:div>
    <w:div w:id="68114645">
      <w:bodyDiv w:val="1"/>
      <w:marLeft w:val="0"/>
      <w:marRight w:val="0"/>
      <w:marTop w:val="0"/>
      <w:marBottom w:val="0"/>
      <w:divBdr>
        <w:top w:val="none" w:sz="0" w:space="0" w:color="auto"/>
        <w:left w:val="none" w:sz="0" w:space="0" w:color="auto"/>
        <w:bottom w:val="none" w:sz="0" w:space="0" w:color="auto"/>
        <w:right w:val="none" w:sz="0" w:space="0" w:color="auto"/>
      </w:divBdr>
    </w:div>
    <w:div w:id="71203859">
      <w:bodyDiv w:val="1"/>
      <w:marLeft w:val="0"/>
      <w:marRight w:val="0"/>
      <w:marTop w:val="0"/>
      <w:marBottom w:val="0"/>
      <w:divBdr>
        <w:top w:val="none" w:sz="0" w:space="0" w:color="auto"/>
        <w:left w:val="none" w:sz="0" w:space="0" w:color="auto"/>
        <w:bottom w:val="none" w:sz="0" w:space="0" w:color="auto"/>
        <w:right w:val="none" w:sz="0" w:space="0" w:color="auto"/>
      </w:divBdr>
    </w:div>
    <w:div w:id="72094859">
      <w:bodyDiv w:val="1"/>
      <w:marLeft w:val="0"/>
      <w:marRight w:val="0"/>
      <w:marTop w:val="0"/>
      <w:marBottom w:val="0"/>
      <w:divBdr>
        <w:top w:val="none" w:sz="0" w:space="0" w:color="auto"/>
        <w:left w:val="none" w:sz="0" w:space="0" w:color="auto"/>
        <w:bottom w:val="none" w:sz="0" w:space="0" w:color="auto"/>
        <w:right w:val="none" w:sz="0" w:space="0" w:color="auto"/>
      </w:divBdr>
    </w:div>
    <w:div w:id="87624044">
      <w:bodyDiv w:val="1"/>
      <w:marLeft w:val="0"/>
      <w:marRight w:val="0"/>
      <w:marTop w:val="0"/>
      <w:marBottom w:val="0"/>
      <w:divBdr>
        <w:top w:val="none" w:sz="0" w:space="0" w:color="auto"/>
        <w:left w:val="none" w:sz="0" w:space="0" w:color="auto"/>
        <w:bottom w:val="none" w:sz="0" w:space="0" w:color="auto"/>
        <w:right w:val="none" w:sz="0" w:space="0" w:color="auto"/>
      </w:divBdr>
    </w:div>
    <w:div w:id="90319579">
      <w:bodyDiv w:val="1"/>
      <w:marLeft w:val="0"/>
      <w:marRight w:val="0"/>
      <w:marTop w:val="0"/>
      <w:marBottom w:val="0"/>
      <w:divBdr>
        <w:top w:val="none" w:sz="0" w:space="0" w:color="auto"/>
        <w:left w:val="none" w:sz="0" w:space="0" w:color="auto"/>
        <w:bottom w:val="none" w:sz="0" w:space="0" w:color="auto"/>
        <w:right w:val="none" w:sz="0" w:space="0" w:color="auto"/>
      </w:divBdr>
    </w:div>
    <w:div w:id="101611879">
      <w:bodyDiv w:val="1"/>
      <w:marLeft w:val="0"/>
      <w:marRight w:val="0"/>
      <w:marTop w:val="0"/>
      <w:marBottom w:val="0"/>
      <w:divBdr>
        <w:top w:val="none" w:sz="0" w:space="0" w:color="auto"/>
        <w:left w:val="none" w:sz="0" w:space="0" w:color="auto"/>
        <w:bottom w:val="none" w:sz="0" w:space="0" w:color="auto"/>
        <w:right w:val="none" w:sz="0" w:space="0" w:color="auto"/>
      </w:divBdr>
    </w:div>
    <w:div w:id="102843019">
      <w:bodyDiv w:val="1"/>
      <w:marLeft w:val="0"/>
      <w:marRight w:val="0"/>
      <w:marTop w:val="0"/>
      <w:marBottom w:val="0"/>
      <w:divBdr>
        <w:top w:val="none" w:sz="0" w:space="0" w:color="auto"/>
        <w:left w:val="none" w:sz="0" w:space="0" w:color="auto"/>
        <w:bottom w:val="none" w:sz="0" w:space="0" w:color="auto"/>
        <w:right w:val="none" w:sz="0" w:space="0" w:color="auto"/>
      </w:divBdr>
    </w:div>
    <w:div w:id="128523932">
      <w:bodyDiv w:val="1"/>
      <w:marLeft w:val="0"/>
      <w:marRight w:val="0"/>
      <w:marTop w:val="0"/>
      <w:marBottom w:val="0"/>
      <w:divBdr>
        <w:top w:val="none" w:sz="0" w:space="0" w:color="auto"/>
        <w:left w:val="none" w:sz="0" w:space="0" w:color="auto"/>
        <w:bottom w:val="none" w:sz="0" w:space="0" w:color="auto"/>
        <w:right w:val="none" w:sz="0" w:space="0" w:color="auto"/>
      </w:divBdr>
    </w:div>
    <w:div w:id="131141070">
      <w:bodyDiv w:val="1"/>
      <w:marLeft w:val="0"/>
      <w:marRight w:val="0"/>
      <w:marTop w:val="0"/>
      <w:marBottom w:val="0"/>
      <w:divBdr>
        <w:top w:val="none" w:sz="0" w:space="0" w:color="auto"/>
        <w:left w:val="none" w:sz="0" w:space="0" w:color="auto"/>
        <w:bottom w:val="none" w:sz="0" w:space="0" w:color="auto"/>
        <w:right w:val="none" w:sz="0" w:space="0" w:color="auto"/>
      </w:divBdr>
    </w:div>
    <w:div w:id="168637988">
      <w:bodyDiv w:val="1"/>
      <w:marLeft w:val="0"/>
      <w:marRight w:val="0"/>
      <w:marTop w:val="0"/>
      <w:marBottom w:val="0"/>
      <w:divBdr>
        <w:top w:val="none" w:sz="0" w:space="0" w:color="auto"/>
        <w:left w:val="none" w:sz="0" w:space="0" w:color="auto"/>
        <w:bottom w:val="none" w:sz="0" w:space="0" w:color="auto"/>
        <w:right w:val="none" w:sz="0" w:space="0" w:color="auto"/>
      </w:divBdr>
    </w:div>
    <w:div w:id="171069702">
      <w:bodyDiv w:val="1"/>
      <w:marLeft w:val="0"/>
      <w:marRight w:val="0"/>
      <w:marTop w:val="0"/>
      <w:marBottom w:val="0"/>
      <w:divBdr>
        <w:top w:val="none" w:sz="0" w:space="0" w:color="auto"/>
        <w:left w:val="none" w:sz="0" w:space="0" w:color="auto"/>
        <w:bottom w:val="none" w:sz="0" w:space="0" w:color="auto"/>
        <w:right w:val="none" w:sz="0" w:space="0" w:color="auto"/>
      </w:divBdr>
    </w:div>
    <w:div w:id="175048605">
      <w:bodyDiv w:val="1"/>
      <w:marLeft w:val="0"/>
      <w:marRight w:val="0"/>
      <w:marTop w:val="0"/>
      <w:marBottom w:val="0"/>
      <w:divBdr>
        <w:top w:val="none" w:sz="0" w:space="0" w:color="auto"/>
        <w:left w:val="none" w:sz="0" w:space="0" w:color="auto"/>
        <w:bottom w:val="none" w:sz="0" w:space="0" w:color="auto"/>
        <w:right w:val="none" w:sz="0" w:space="0" w:color="auto"/>
      </w:divBdr>
    </w:div>
    <w:div w:id="180780995">
      <w:bodyDiv w:val="1"/>
      <w:marLeft w:val="0"/>
      <w:marRight w:val="0"/>
      <w:marTop w:val="0"/>
      <w:marBottom w:val="0"/>
      <w:divBdr>
        <w:top w:val="none" w:sz="0" w:space="0" w:color="auto"/>
        <w:left w:val="none" w:sz="0" w:space="0" w:color="auto"/>
        <w:bottom w:val="none" w:sz="0" w:space="0" w:color="auto"/>
        <w:right w:val="none" w:sz="0" w:space="0" w:color="auto"/>
      </w:divBdr>
    </w:div>
    <w:div w:id="199635816">
      <w:bodyDiv w:val="1"/>
      <w:marLeft w:val="0"/>
      <w:marRight w:val="0"/>
      <w:marTop w:val="0"/>
      <w:marBottom w:val="0"/>
      <w:divBdr>
        <w:top w:val="none" w:sz="0" w:space="0" w:color="auto"/>
        <w:left w:val="none" w:sz="0" w:space="0" w:color="auto"/>
        <w:bottom w:val="none" w:sz="0" w:space="0" w:color="auto"/>
        <w:right w:val="none" w:sz="0" w:space="0" w:color="auto"/>
      </w:divBdr>
    </w:div>
    <w:div w:id="199972442">
      <w:bodyDiv w:val="1"/>
      <w:marLeft w:val="0"/>
      <w:marRight w:val="0"/>
      <w:marTop w:val="0"/>
      <w:marBottom w:val="0"/>
      <w:divBdr>
        <w:top w:val="none" w:sz="0" w:space="0" w:color="auto"/>
        <w:left w:val="none" w:sz="0" w:space="0" w:color="auto"/>
        <w:bottom w:val="none" w:sz="0" w:space="0" w:color="auto"/>
        <w:right w:val="none" w:sz="0" w:space="0" w:color="auto"/>
      </w:divBdr>
    </w:div>
    <w:div w:id="228879407">
      <w:bodyDiv w:val="1"/>
      <w:marLeft w:val="0"/>
      <w:marRight w:val="0"/>
      <w:marTop w:val="0"/>
      <w:marBottom w:val="0"/>
      <w:divBdr>
        <w:top w:val="none" w:sz="0" w:space="0" w:color="auto"/>
        <w:left w:val="none" w:sz="0" w:space="0" w:color="auto"/>
        <w:bottom w:val="none" w:sz="0" w:space="0" w:color="auto"/>
        <w:right w:val="none" w:sz="0" w:space="0" w:color="auto"/>
      </w:divBdr>
    </w:div>
    <w:div w:id="242296156">
      <w:bodyDiv w:val="1"/>
      <w:marLeft w:val="0"/>
      <w:marRight w:val="0"/>
      <w:marTop w:val="0"/>
      <w:marBottom w:val="0"/>
      <w:divBdr>
        <w:top w:val="none" w:sz="0" w:space="0" w:color="auto"/>
        <w:left w:val="none" w:sz="0" w:space="0" w:color="auto"/>
        <w:bottom w:val="none" w:sz="0" w:space="0" w:color="auto"/>
        <w:right w:val="none" w:sz="0" w:space="0" w:color="auto"/>
      </w:divBdr>
    </w:div>
    <w:div w:id="255671032">
      <w:bodyDiv w:val="1"/>
      <w:marLeft w:val="0"/>
      <w:marRight w:val="0"/>
      <w:marTop w:val="0"/>
      <w:marBottom w:val="0"/>
      <w:divBdr>
        <w:top w:val="none" w:sz="0" w:space="0" w:color="auto"/>
        <w:left w:val="none" w:sz="0" w:space="0" w:color="auto"/>
        <w:bottom w:val="none" w:sz="0" w:space="0" w:color="auto"/>
        <w:right w:val="none" w:sz="0" w:space="0" w:color="auto"/>
      </w:divBdr>
    </w:div>
    <w:div w:id="268197068">
      <w:bodyDiv w:val="1"/>
      <w:marLeft w:val="0"/>
      <w:marRight w:val="0"/>
      <w:marTop w:val="0"/>
      <w:marBottom w:val="0"/>
      <w:divBdr>
        <w:top w:val="none" w:sz="0" w:space="0" w:color="auto"/>
        <w:left w:val="none" w:sz="0" w:space="0" w:color="auto"/>
        <w:bottom w:val="none" w:sz="0" w:space="0" w:color="auto"/>
        <w:right w:val="none" w:sz="0" w:space="0" w:color="auto"/>
      </w:divBdr>
    </w:div>
    <w:div w:id="270209761">
      <w:bodyDiv w:val="1"/>
      <w:marLeft w:val="0"/>
      <w:marRight w:val="0"/>
      <w:marTop w:val="0"/>
      <w:marBottom w:val="0"/>
      <w:divBdr>
        <w:top w:val="none" w:sz="0" w:space="0" w:color="auto"/>
        <w:left w:val="none" w:sz="0" w:space="0" w:color="auto"/>
        <w:bottom w:val="none" w:sz="0" w:space="0" w:color="auto"/>
        <w:right w:val="none" w:sz="0" w:space="0" w:color="auto"/>
      </w:divBdr>
    </w:div>
    <w:div w:id="270430219">
      <w:bodyDiv w:val="1"/>
      <w:marLeft w:val="0"/>
      <w:marRight w:val="0"/>
      <w:marTop w:val="0"/>
      <w:marBottom w:val="0"/>
      <w:divBdr>
        <w:top w:val="none" w:sz="0" w:space="0" w:color="auto"/>
        <w:left w:val="none" w:sz="0" w:space="0" w:color="auto"/>
        <w:bottom w:val="none" w:sz="0" w:space="0" w:color="auto"/>
        <w:right w:val="none" w:sz="0" w:space="0" w:color="auto"/>
      </w:divBdr>
    </w:div>
    <w:div w:id="290746932">
      <w:bodyDiv w:val="1"/>
      <w:marLeft w:val="0"/>
      <w:marRight w:val="0"/>
      <w:marTop w:val="0"/>
      <w:marBottom w:val="0"/>
      <w:divBdr>
        <w:top w:val="none" w:sz="0" w:space="0" w:color="auto"/>
        <w:left w:val="none" w:sz="0" w:space="0" w:color="auto"/>
        <w:bottom w:val="none" w:sz="0" w:space="0" w:color="auto"/>
        <w:right w:val="none" w:sz="0" w:space="0" w:color="auto"/>
      </w:divBdr>
    </w:div>
    <w:div w:id="298918991">
      <w:bodyDiv w:val="1"/>
      <w:marLeft w:val="0"/>
      <w:marRight w:val="0"/>
      <w:marTop w:val="0"/>
      <w:marBottom w:val="0"/>
      <w:divBdr>
        <w:top w:val="none" w:sz="0" w:space="0" w:color="auto"/>
        <w:left w:val="none" w:sz="0" w:space="0" w:color="auto"/>
        <w:bottom w:val="none" w:sz="0" w:space="0" w:color="auto"/>
        <w:right w:val="none" w:sz="0" w:space="0" w:color="auto"/>
      </w:divBdr>
    </w:div>
    <w:div w:id="312412619">
      <w:bodyDiv w:val="1"/>
      <w:marLeft w:val="0"/>
      <w:marRight w:val="0"/>
      <w:marTop w:val="0"/>
      <w:marBottom w:val="0"/>
      <w:divBdr>
        <w:top w:val="none" w:sz="0" w:space="0" w:color="auto"/>
        <w:left w:val="none" w:sz="0" w:space="0" w:color="auto"/>
        <w:bottom w:val="none" w:sz="0" w:space="0" w:color="auto"/>
        <w:right w:val="none" w:sz="0" w:space="0" w:color="auto"/>
      </w:divBdr>
    </w:div>
    <w:div w:id="329260236">
      <w:bodyDiv w:val="1"/>
      <w:marLeft w:val="0"/>
      <w:marRight w:val="0"/>
      <w:marTop w:val="0"/>
      <w:marBottom w:val="0"/>
      <w:divBdr>
        <w:top w:val="none" w:sz="0" w:space="0" w:color="auto"/>
        <w:left w:val="none" w:sz="0" w:space="0" w:color="auto"/>
        <w:bottom w:val="none" w:sz="0" w:space="0" w:color="auto"/>
        <w:right w:val="none" w:sz="0" w:space="0" w:color="auto"/>
      </w:divBdr>
    </w:div>
    <w:div w:id="329337246">
      <w:bodyDiv w:val="1"/>
      <w:marLeft w:val="0"/>
      <w:marRight w:val="0"/>
      <w:marTop w:val="0"/>
      <w:marBottom w:val="0"/>
      <w:divBdr>
        <w:top w:val="none" w:sz="0" w:space="0" w:color="auto"/>
        <w:left w:val="none" w:sz="0" w:space="0" w:color="auto"/>
        <w:bottom w:val="none" w:sz="0" w:space="0" w:color="auto"/>
        <w:right w:val="none" w:sz="0" w:space="0" w:color="auto"/>
      </w:divBdr>
    </w:div>
    <w:div w:id="334768683">
      <w:bodyDiv w:val="1"/>
      <w:marLeft w:val="0"/>
      <w:marRight w:val="0"/>
      <w:marTop w:val="0"/>
      <w:marBottom w:val="0"/>
      <w:divBdr>
        <w:top w:val="none" w:sz="0" w:space="0" w:color="auto"/>
        <w:left w:val="none" w:sz="0" w:space="0" w:color="auto"/>
        <w:bottom w:val="none" w:sz="0" w:space="0" w:color="auto"/>
        <w:right w:val="none" w:sz="0" w:space="0" w:color="auto"/>
      </w:divBdr>
    </w:div>
    <w:div w:id="335501606">
      <w:bodyDiv w:val="1"/>
      <w:marLeft w:val="0"/>
      <w:marRight w:val="0"/>
      <w:marTop w:val="0"/>
      <w:marBottom w:val="0"/>
      <w:divBdr>
        <w:top w:val="none" w:sz="0" w:space="0" w:color="auto"/>
        <w:left w:val="none" w:sz="0" w:space="0" w:color="auto"/>
        <w:bottom w:val="none" w:sz="0" w:space="0" w:color="auto"/>
        <w:right w:val="none" w:sz="0" w:space="0" w:color="auto"/>
      </w:divBdr>
    </w:div>
    <w:div w:id="337849966">
      <w:bodyDiv w:val="1"/>
      <w:marLeft w:val="0"/>
      <w:marRight w:val="0"/>
      <w:marTop w:val="0"/>
      <w:marBottom w:val="0"/>
      <w:divBdr>
        <w:top w:val="none" w:sz="0" w:space="0" w:color="auto"/>
        <w:left w:val="none" w:sz="0" w:space="0" w:color="auto"/>
        <w:bottom w:val="none" w:sz="0" w:space="0" w:color="auto"/>
        <w:right w:val="none" w:sz="0" w:space="0" w:color="auto"/>
      </w:divBdr>
    </w:div>
    <w:div w:id="349573426">
      <w:bodyDiv w:val="1"/>
      <w:marLeft w:val="0"/>
      <w:marRight w:val="0"/>
      <w:marTop w:val="0"/>
      <w:marBottom w:val="0"/>
      <w:divBdr>
        <w:top w:val="none" w:sz="0" w:space="0" w:color="auto"/>
        <w:left w:val="none" w:sz="0" w:space="0" w:color="auto"/>
        <w:bottom w:val="none" w:sz="0" w:space="0" w:color="auto"/>
        <w:right w:val="none" w:sz="0" w:space="0" w:color="auto"/>
      </w:divBdr>
    </w:div>
    <w:div w:id="354890172">
      <w:bodyDiv w:val="1"/>
      <w:marLeft w:val="0"/>
      <w:marRight w:val="0"/>
      <w:marTop w:val="0"/>
      <w:marBottom w:val="0"/>
      <w:divBdr>
        <w:top w:val="none" w:sz="0" w:space="0" w:color="auto"/>
        <w:left w:val="none" w:sz="0" w:space="0" w:color="auto"/>
        <w:bottom w:val="none" w:sz="0" w:space="0" w:color="auto"/>
        <w:right w:val="none" w:sz="0" w:space="0" w:color="auto"/>
      </w:divBdr>
    </w:div>
    <w:div w:id="356347358">
      <w:bodyDiv w:val="1"/>
      <w:marLeft w:val="0"/>
      <w:marRight w:val="0"/>
      <w:marTop w:val="0"/>
      <w:marBottom w:val="0"/>
      <w:divBdr>
        <w:top w:val="none" w:sz="0" w:space="0" w:color="auto"/>
        <w:left w:val="none" w:sz="0" w:space="0" w:color="auto"/>
        <w:bottom w:val="none" w:sz="0" w:space="0" w:color="auto"/>
        <w:right w:val="none" w:sz="0" w:space="0" w:color="auto"/>
      </w:divBdr>
    </w:div>
    <w:div w:id="358548496">
      <w:bodyDiv w:val="1"/>
      <w:marLeft w:val="0"/>
      <w:marRight w:val="0"/>
      <w:marTop w:val="0"/>
      <w:marBottom w:val="0"/>
      <w:divBdr>
        <w:top w:val="none" w:sz="0" w:space="0" w:color="auto"/>
        <w:left w:val="none" w:sz="0" w:space="0" w:color="auto"/>
        <w:bottom w:val="none" w:sz="0" w:space="0" w:color="auto"/>
        <w:right w:val="none" w:sz="0" w:space="0" w:color="auto"/>
      </w:divBdr>
    </w:div>
    <w:div w:id="359940640">
      <w:bodyDiv w:val="1"/>
      <w:marLeft w:val="0"/>
      <w:marRight w:val="0"/>
      <w:marTop w:val="0"/>
      <w:marBottom w:val="0"/>
      <w:divBdr>
        <w:top w:val="none" w:sz="0" w:space="0" w:color="auto"/>
        <w:left w:val="none" w:sz="0" w:space="0" w:color="auto"/>
        <w:bottom w:val="none" w:sz="0" w:space="0" w:color="auto"/>
        <w:right w:val="none" w:sz="0" w:space="0" w:color="auto"/>
      </w:divBdr>
    </w:div>
    <w:div w:id="397360785">
      <w:bodyDiv w:val="1"/>
      <w:marLeft w:val="0"/>
      <w:marRight w:val="0"/>
      <w:marTop w:val="0"/>
      <w:marBottom w:val="0"/>
      <w:divBdr>
        <w:top w:val="none" w:sz="0" w:space="0" w:color="auto"/>
        <w:left w:val="none" w:sz="0" w:space="0" w:color="auto"/>
        <w:bottom w:val="none" w:sz="0" w:space="0" w:color="auto"/>
        <w:right w:val="none" w:sz="0" w:space="0" w:color="auto"/>
      </w:divBdr>
    </w:div>
    <w:div w:id="402025199">
      <w:bodyDiv w:val="1"/>
      <w:marLeft w:val="0"/>
      <w:marRight w:val="0"/>
      <w:marTop w:val="0"/>
      <w:marBottom w:val="0"/>
      <w:divBdr>
        <w:top w:val="none" w:sz="0" w:space="0" w:color="auto"/>
        <w:left w:val="none" w:sz="0" w:space="0" w:color="auto"/>
        <w:bottom w:val="none" w:sz="0" w:space="0" w:color="auto"/>
        <w:right w:val="none" w:sz="0" w:space="0" w:color="auto"/>
      </w:divBdr>
    </w:div>
    <w:div w:id="403770513">
      <w:bodyDiv w:val="1"/>
      <w:marLeft w:val="0"/>
      <w:marRight w:val="0"/>
      <w:marTop w:val="0"/>
      <w:marBottom w:val="0"/>
      <w:divBdr>
        <w:top w:val="none" w:sz="0" w:space="0" w:color="auto"/>
        <w:left w:val="none" w:sz="0" w:space="0" w:color="auto"/>
        <w:bottom w:val="none" w:sz="0" w:space="0" w:color="auto"/>
        <w:right w:val="none" w:sz="0" w:space="0" w:color="auto"/>
      </w:divBdr>
    </w:div>
    <w:div w:id="407503890">
      <w:bodyDiv w:val="1"/>
      <w:marLeft w:val="0"/>
      <w:marRight w:val="0"/>
      <w:marTop w:val="0"/>
      <w:marBottom w:val="0"/>
      <w:divBdr>
        <w:top w:val="none" w:sz="0" w:space="0" w:color="auto"/>
        <w:left w:val="none" w:sz="0" w:space="0" w:color="auto"/>
        <w:bottom w:val="none" w:sz="0" w:space="0" w:color="auto"/>
        <w:right w:val="none" w:sz="0" w:space="0" w:color="auto"/>
      </w:divBdr>
    </w:div>
    <w:div w:id="441531622">
      <w:bodyDiv w:val="1"/>
      <w:marLeft w:val="0"/>
      <w:marRight w:val="0"/>
      <w:marTop w:val="0"/>
      <w:marBottom w:val="0"/>
      <w:divBdr>
        <w:top w:val="none" w:sz="0" w:space="0" w:color="auto"/>
        <w:left w:val="none" w:sz="0" w:space="0" w:color="auto"/>
        <w:bottom w:val="none" w:sz="0" w:space="0" w:color="auto"/>
        <w:right w:val="none" w:sz="0" w:space="0" w:color="auto"/>
      </w:divBdr>
    </w:div>
    <w:div w:id="444815488">
      <w:bodyDiv w:val="1"/>
      <w:marLeft w:val="0"/>
      <w:marRight w:val="0"/>
      <w:marTop w:val="0"/>
      <w:marBottom w:val="0"/>
      <w:divBdr>
        <w:top w:val="none" w:sz="0" w:space="0" w:color="auto"/>
        <w:left w:val="none" w:sz="0" w:space="0" w:color="auto"/>
        <w:bottom w:val="none" w:sz="0" w:space="0" w:color="auto"/>
        <w:right w:val="none" w:sz="0" w:space="0" w:color="auto"/>
      </w:divBdr>
    </w:div>
    <w:div w:id="465709666">
      <w:bodyDiv w:val="1"/>
      <w:marLeft w:val="0"/>
      <w:marRight w:val="0"/>
      <w:marTop w:val="0"/>
      <w:marBottom w:val="0"/>
      <w:divBdr>
        <w:top w:val="none" w:sz="0" w:space="0" w:color="auto"/>
        <w:left w:val="none" w:sz="0" w:space="0" w:color="auto"/>
        <w:bottom w:val="none" w:sz="0" w:space="0" w:color="auto"/>
        <w:right w:val="none" w:sz="0" w:space="0" w:color="auto"/>
      </w:divBdr>
    </w:div>
    <w:div w:id="466053584">
      <w:bodyDiv w:val="1"/>
      <w:marLeft w:val="0"/>
      <w:marRight w:val="0"/>
      <w:marTop w:val="0"/>
      <w:marBottom w:val="0"/>
      <w:divBdr>
        <w:top w:val="none" w:sz="0" w:space="0" w:color="auto"/>
        <w:left w:val="none" w:sz="0" w:space="0" w:color="auto"/>
        <w:bottom w:val="none" w:sz="0" w:space="0" w:color="auto"/>
        <w:right w:val="none" w:sz="0" w:space="0" w:color="auto"/>
      </w:divBdr>
    </w:div>
    <w:div w:id="471869624">
      <w:bodyDiv w:val="1"/>
      <w:marLeft w:val="0"/>
      <w:marRight w:val="0"/>
      <w:marTop w:val="0"/>
      <w:marBottom w:val="0"/>
      <w:divBdr>
        <w:top w:val="none" w:sz="0" w:space="0" w:color="auto"/>
        <w:left w:val="none" w:sz="0" w:space="0" w:color="auto"/>
        <w:bottom w:val="none" w:sz="0" w:space="0" w:color="auto"/>
        <w:right w:val="none" w:sz="0" w:space="0" w:color="auto"/>
      </w:divBdr>
    </w:div>
    <w:div w:id="487676231">
      <w:bodyDiv w:val="1"/>
      <w:marLeft w:val="0"/>
      <w:marRight w:val="0"/>
      <w:marTop w:val="0"/>
      <w:marBottom w:val="0"/>
      <w:divBdr>
        <w:top w:val="none" w:sz="0" w:space="0" w:color="auto"/>
        <w:left w:val="none" w:sz="0" w:space="0" w:color="auto"/>
        <w:bottom w:val="none" w:sz="0" w:space="0" w:color="auto"/>
        <w:right w:val="none" w:sz="0" w:space="0" w:color="auto"/>
      </w:divBdr>
    </w:div>
    <w:div w:id="492259759">
      <w:bodyDiv w:val="1"/>
      <w:marLeft w:val="0"/>
      <w:marRight w:val="0"/>
      <w:marTop w:val="0"/>
      <w:marBottom w:val="0"/>
      <w:divBdr>
        <w:top w:val="none" w:sz="0" w:space="0" w:color="auto"/>
        <w:left w:val="none" w:sz="0" w:space="0" w:color="auto"/>
        <w:bottom w:val="none" w:sz="0" w:space="0" w:color="auto"/>
        <w:right w:val="none" w:sz="0" w:space="0" w:color="auto"/>
      </w:divBdr>
    </w:div>
    <w:div w:id="495803000">
      <w:bodyDiv w:val="1"/>
      <w:marLeft w:val="0"/>
      <w:marRight w:val="0"/>
      <w:marTop w:val="0"/>
      <w:marBottom w:val="0"/>
      <w:divBdr>
        <w:top w:val="none" w:sz="0" w:space="0" w:color="auto"/>
        <w:left w:val="none" w:sz="0" w:space="0" w:color="auto"/>
        <w:bottom w:val="none" w:sz="0" w:space="0" w:color="auto"/>
        <w:right w:val="none" w:sz="0" w:space="0" w:color="auto"/>
      </w:divBdr>
    </w:div>
    <w:div w:id="503975807">
      <w:bodyDiv w:val="1"/>
      <w:marLeft w:val="0"/>
      <w:marRight w:val="0"/>
      <w:marTop w:val="0"/>
      <w:marBottom w:val="0"/>
      <w:divBdr>
        <w:top w:val="none" w:sz="0" w:space="0" w:color="auto"/>
        <w:left w:val="none" w:sz="0" w:space="0" w:color="auto"/>
        <w:bottom w:val="none" w:sz="0" w:space="0" w:color="auto"/>
        <w:right w:val="none" w:sz="0" w:space="0" w:color="auto"/>
      </w:divBdr>
    </w:div>
    <w:div w:id="512106916">
      <w:bodyDiv w:val="1"/>
      <w:marLeft w:val="0"/>
      <w:marRight w:val="0"/>
      <w:marTop w:val="0"/>
      <w:marBottom w:val="0"/>
      <w:divBdr>
        <w:top w:val="none" w:sz="0" w:space="0" w:color="auto"/>
        <w:left w:val="none" w:sz="0" w:space="0" w:color="auto"/>
        <w:bottom w:val="none" w:sz="0" w:space="0" w:color="auto"/>
        <w:right w:val="none" w:sz="0" w:space="0" w:color="auto"/>
      </w:divBdr>
    </w:div>
    <w:div w:id="513231140">
      <w:bodyDiv w:val="1"/>
      <w:marLeft w:val="0"/>
      <w:marRight w:val="0"/>
      <w:marTop w:val="0"/>
      <w:marBottom w:val="0"/>
      <w:divBdr>
        <w:top w:val="none" w:sz="0" w:space="0" w:color="auto"/>
        <w:left w:val="none" w:sz="0" w:space="0" w:color="auto"/>
        <w:bottom w:val="none" w:sz="0" w:space="0" w:color="auto"/>
        <w:right w:val="none" w:sz="0" w:space="0" w:color="auto"/>
      </w:divBdr>
    </w:div>
    <w:div w:id="513760789">
      <w:bodyDiv w:val="1"/>
      <w:marLeft w:val="0"/>
      <w:marRight w:val="0"/>
      <w:marTop w:val="0"/>
      <w:marBottom w:val="0"/>
      <w:divBdr>
        <w:top w:val="none" w:sz="0" w:space="0" w:color="auto"/>
        <w:left w:val="none" w:sz="0" w:space="0" w:color="auto"/>
        <w:bottom w:val="none" w:sz="0" w:space="0" w:color="auto"/>
        <w:right w:val="none" w:sz="0" w:space="0" w:color="auto"/>
      </w:divBdr>
    </w:div>
    <w:div w:id="518160036">
      <w:bodyDiv w:val="1"/>
      <w:marLeft w:val="0"/>
      <w:marRight w:val="0"/>
      <w:marTop w:val="0"/>
      <w:marBottom w:val="0"/>
      <w:divBdr>
        <w:top w:val="none" w:sz="0" w:space="0" w:color="auto"/>
        <w:left w:val="none" w:sz="0" w:space="0" w:color="auto"/>
        <w:bottom w:val="none" w:sz="0" w:space="0" w:color="auto"/>
        <w:right w:val="none" w:sz="0" w:space="0" w:color="auto"/>
      </w:divBdr>
    </w:div>
    <w:div w:id="519513601">
      <w:bodyDiv w:val="1"/>
      <w:marLeft w:val="0"/>
      <w:marRight w:val="0"/>
      <w:marTop w:val="0"/>
      <w:marBottom w:val="0"/>
      <w:divBdr>
        <w:top w:val="none" w:sz="0" w:space="0" w:color="auto"/>
        <w:left w:val="none" w:sz="0" w:space="0" w:color="auto"/>
        <w:bottom w:val="none" w:sz="0" w:space="0" w:color="auto"/>
        <w:right w:val="none" w:sz="0" w:space="0" w:color="auto"/>
      </w:divBdr>
    </w:div>
    <w:div w:id="533271230">
      <w:bodyDiv w:val="1"/>
      <w:marLeft w:val="0"/>
      <w:marRight w:val="0"/>
      <w:marTop w:val="0"/>
      <w:marBottom w:val="0"/>
      <w:divBdr>
        <w:top w:val="none" w:sz="0" w:space="0" w:color="auto"/>
        <w:left w:val="none" w:sz="0" w:space="0" w:color="auto"/>
        <w:bottom w:val="none" w:sz="0" w:space="0" w:color="auto"/>
        <w:right w:val="none" w:sz="0" w:space="0" w:color="auto"/>
      </w:divBdr>
    </w:div>
    <w:div w:id="545995057">
      <w:bodyDiv w:val="1"/>
      <w:marLeft w:val="0"/>
      <w:marRight w:val="0"/>
      <w:marTop w:val="0"/>
      <w:marBottom w:val="0"/>
      <w:divBdr>
        <w:top w:val="none" w:sz="0" w:space="0" w:color="auto"/>
        <w:left w:val="none" w:sz="0" w:space="0" w:color="auto"/>
        <w:bottom w:val="none" w:sz="0" w:space="0" w:color="auto"/>
        <w:right w:val="none" w:sz="0" w:space="0" w:color="auto"/>
      </w:divBdr>
    </w:div>
    <w:div w:id="548880722">
      <w:bodyDiv w:val="1"/>
      <w:marLeft w:val="0"/>
      <w:marRight w:val="0"/>
      <w:marTop w:val="0"/>
      <w:marBottom w:val="0"/>
      <w:divBdr>
        <w:top w:val="none" w:sz="0" w:space="0" w:color="auto"/>
        <w:left w:val="none" w:sz="0" w:space="0" w:color="auto"/>
        <w:bottom w:val="none" w:sz="0" w:space="0" w:color="auto"/>
        <w:right w:val="none" w:sz="0" w:space="0" w:color="auto"/>
      </w:divBdr>
    </w:div>
    <w:div w:id="549196518">
      <w:bodyDiv w:val="1"/>
      <w:marLeft w:val="0"/>
      <w:marRight w:val="0"/>
      <w:marTop w:val="0"/>
      <w:marBottom w:val="0"/>
      <w:divBdr>
        <w:top w:val="none" w:sz="0" w:space="0" w:color="auto"/>
        <w:left w:val="none" w:sz="0" w:space="0" w:color="auto"/>
        <w:bottom w:val="none" w:sz="0" w:space="0" w:color="auto"/>
        <w:right w:val="none" w:sz="0" w:space="0" w:color="auto"/>
      </w:divBdr>
    </w:div>
    <w:div w:id="562523554">
      <w:bodyDiv w:val="1"/>
      <w:marLeft w:val="0"/>
      <w:marRight w:val="0"/>
      <w:marTop w:val="0"/>
      <w:marBottom w:val="0"/>
      <w:divBdr>
        <w:top w:val="none" w:sz="0" w:space="0" w:color="auto"/>
        <w:left w:val="none" w:sz="0" w:space="0" w:color="auto"/>
        <w:bottom w:val="none" w:sz="0" w:space="0" w:color="auto"/>
        <w:right w:val="none" w:sz="0" w:space="0" w:color="auto"/>
      </w:divBdr>
    </w:div>
    <w:div w:id="568853594">
      <w:bodyDiv w:val="1"/>
      <w:marLeft w:val="0"/>
      <w:marRight w:val="0"/>
      <w:marTop w:val="0"/>
      <w:marBottom w:val="0"/>
      <w:divBdr>
        <w:top w:val="none" w:sz="0" w:space="0" w:color="auto"/>
        <w:left w:val="none" w:sz="0" w:space="0" w:color="auto"/>
        <w:bottom w:val="none" w:sz="0" w:space="0" w:color="auto"/>
        <w:right w:val="none" w:sz="0" w:space="0" w:color="auto"/>
      </w:divBdr>
    </w:div>
    <w:div w:id="580287980">
      <w:bodyDiv w:val="1"/>
      <w:marLeft w:val="0"/>
      <w:marRight w:val="0"/>
      <w:marTop w:val="0"/>
      <w:marBottom w:val="0"/>
      <w:divBdr>
        <w:top w:val="none" w:sz="0" w:space="0" w:color="auto"/>
        <w:left w:val="none" w:sz="0" w:space="0" w:color="auto"/>
        <w:bottom w:val="none" w:sz="0" w:space="0" w:color="auto"/>
        <w:right w:val="none" w:sz="0" w:space="0" w:color="auto"/>
      </w:divBdr>
    </w:div>
    <w:div w:id="586622755">
      <w:bodyDiv w:val="1"/>
      <w:marLeft w:val="0"/>
      <w:marRight w:val="0"/>
      <w:marTop w:val="0"/>
      <w:marBottom w:val="0"/>
      <w:divBdr>
        <w:top w:val="none" w:sz="0" w:space="0" w:color="auto"/>
        <w:left w:val="none" w:sz="0" w:space="0" w:color="auto"/>
        <w:bottom w:val="none" w:sz="0" w:space="0" w:color="auto"/>
        <w:right w:val="none" w:sz="0" w:space="0" w:color="auto"/>
      </w:divBdr>
    </w:div>
    <w:div w:id="587278570">
      <w:bodyDiv w:val="1"/>
      <w:marLeft w:val="0"/>
      <w:marRight w:val="0"/>
      <w:marTop w:val="0"/>
      <w:marBottom w:val="0"/>
      <w:divBdr>
        <w:top w:val="none" w:sz="0" w:space="0" w:color="auto"/>
        <w:left w:val="none" w:sz="0" w:space="0" w:color="auto"/>
        <w:bottom w:val="none" w:sz="0" w:space="0" w:color="auto"/>
        <w:right w:val="none" w:sz="0" w:space="0" w:color="auto"/>
      </w:divBdr>
    </w:div>
    <w:div w:id="604116744">
      <w:bodyDiv w:val="1"/>
      <w:marLeft w:val="0"/>
      <w:marRight w:val="0"/>
      <w:marTop w:val="0"/>
      <w:marBottom w:val="0"/>
      <w:divBdr>
        <w:top w:val="none" w:sz="0" w:space="0" w:color="auto"/>
        <w:left w:val="none" w:sz="0" w:space="0" w:color="auto"/>
        <w:bottom w:val="none" w:sz="0" w:space="0" w:color="auto"/>
        <w:right w:val="none" w:sz="0" w:space="0" w:color="auto"/>
      </w:divBdr>
    </w:div>
    <w:div w:id="611980056">
      <w:bodyDiv w:val="1"/>
      <w:marLeft w:val="0"/>
      <w:marRight w:val="0"/>
      <w:marTop w:val="0"/>
      <w:marBottom w:val="0"/>
      <w:divBdr>
        <w:top w:val="none" w:sz="0" w:space="0" w:color="auto"/>
        <w:left w:val="none" w:sz="0" w:space="0" w:color="auto"/>
        <w:bottom w:val="none" w:sz="0" w:space="0" w:color="auto"/>
        <w:right w:val="none" w:sz="0" w:space="0" w:color="auto"/>
      </w:divBdr>
    </w:div>
    <w:div w:id="615067929">
      <w:bodyDiv w:val="1"/>
      <w:marLeft w:val="0"/>
      <w:marRight w:val="0"/>
      <w:marTop w:val="0"/>
      <w:marBottom w:val="0"/>
      <w:divBdr>
        <w:top w:val="none" w:sz="0" w:space="0" w:color="auto"/>
        <w:left w:val="none" w:sz="0" w:space="0" w:color="auto"/>
        <w:bottom w:val="none" w:sz="0" w:space="0" w:color="auto"/>
        <w:right w:val="none" w:sz="0" w:space="0" w:color="auto"/>
      </w:divBdr>
    </w:div>
    <w:div w:id="617643265">
      <w:bodyDiv w:val="1"/>
      <w:marLeft w:val="0"/>
      <w:marRight w:val="0"/>
      <w:marTop w:val="0"/>
      <w:marBottom w:val="0"/>
      <w:divBdr>
        <w:top w:val="none" w:sz="0" w:space="0" w:color="auto"/>
        <w:left w:val="none" w:sz="0" w:space="0" w:color="auto"/>
        <w:bottom w:val="none" w:sz="0" w:space="0" w:color="auto"/>
        <w:right w:val="none" w:sz="0" w:space="0" w:color="auto"/>
      </w:divBdr>
    </w:div>
    <w:div w:id="620917371">
      <w:bodyDiv w:val="1"/>
      <w:marLeft w:val="0"/>
      <w:marRight w:val="0"/>
      <w:marTop w:val="0"/>
      <w:marBottom w:val="0"/>
      <w:divBdr>
        <w:top w:val="none" w:sz="0" w:space="0" w:color="auto"/>
        <w:left w:val="none" w:sz="0" w:space="0" w:color="auto"/>
        <w:bottom w:val="none" w:sz="0" w:space="0" w:color="auto"/>
        <w:right w:val="none" w:sz="0" w:space="0" w:color="auto"/>
      </w:divBdr>
    </w:div>
    <w:div w:id="622199823">
      <w:bodyDiv w:val="1"/>
      <w:marLeft w:val="0"/>
      <w:marRight w:val="0"/>
      <w:marTop w:val="0"/>
      <w:marBottom w:val="0"/>
      <w:divBdr>
        <w:top w:val="none" w:sz="0" w:space="0" w:color="auto"/>
        <w:left w:val="none" w:sz="0" w:space="0" w:color="auto"/>
        <w:bottom w:val="none" w:sz="0" w:space="0" w:color="auto"/>
        <w:right w:val="none" w:sz="0" w:space="0" w:color="auto"/>
      </w:divBdr>
    </w:div>
    <w:div w:id="634062298">
      <w:bodyDiv w:val="1"/>
      <w:marLeft w:val="0"/>
      <w:marRight w:val="0"/>
      <w:marTop w:val="0"/>
      <w:marBottom w:val="0"/>
      <w:divBdr>
        <w:top w:val="none" w:sz="0" w:space="0" w:color="auto"/>
        <w:left w:val="none" w:sz="0" w:space="0" w:color="auto"/>
        <w:bottom w:val="none" w:sz="0" w:space="0" w:color="auto"/>
        <w:right w:val="none" w:sz="0" w:space="0" w:color="auto"/>
      </w:divBdr>
    </w:div>
    <w:div w:id="652174488">
      <w:bodyDiv w:val="1"/>
      <w:marLeft w:val="0"/>
      <w:marRight w:val="0"/>
      <w:marTop w:val="0"/>
      <w:marBottom w:val="0"/>
      <w:divBdr>
        <w:top w:val="none" w:sz="0" w:space="0" w:color="auto"/>
        <w:left w:val="none" w:sz="0" w:space="0" w:color="auto"/>
        <w:bottom w:val="none" w:sz="0" w:space="0" w:color="auto"/>
        <w:right w:val="none" w:sz="0" w:space="0" w:color="auto"/>
      </w:divBdr>
    </w:div>
    <w:div w:id="677122710">
      <w:bodyDiv w:val="1"/>
      <w:marLeft w:val="0"/>
      <w:marRight w:val="0"/>
      <w:marTop w:val="0"/>
      <w:marBottom w:val="0"/>
      <w:divBdr>
        <w:top w:val="none" w:sz="0" w:space="0" w:color="auto"/>
        <w:left w:val="none" w:sz="0" w:space="0" w:color="auto"/>
        <w:bottom w:val="none" w:sz="0" w:space="0" w:color="auto"/>
        <w:right w:val="none" w:sz="0" w:space="0" w:color="auto"/>
      </w:divBdr>
    </w:div>
    <w:div w:id="701634975">
      <w:bodyDiv w:val="1"/>
      <w:marLeft w:val="0"/>
      <w:marRight w:val="0"/>
      <w:marTop w:val="0"/>
      <w:marBottom w:val="0"/>
      <w:divBdr>
        <w:top w:val="none" w:sz="0" w:space="0" w:color="auto"/>
        <w:left w:val="none" w:sz="0" w:space="0" w:color="auto"/>
        <w:bottom w:val="none" w:sz="0" w:space="0" w:color="auto"/>
        <w:right w:val="none" w:sz="0" w:space="0" w:color="auto"/>
      </w:divBdr>
    </w:div>
    <w:div w:id="710573626">
      <w:bodyDiv w:val="1"/>
      <w:marLeft w:val="0"/>
      <w:marRight w:val="0"/>
      <w:marTop w:val="0"/>
      <w:marBottom w:val="0"/>
      <w:divBdr>
        <w:top w:val="none" w:sz="0" w:space="0" w:color="auto"/>
        <w:left w:val="none" w:sz="0" w:space="0" w:color="auto"/>
        <w:bottom w:val="none" w:sz="0" w:space="0" w:color="auto"/>
        <w:right w:val="none" w:sz="0" w:space="0" w:color="auto"/>
      </w:divBdr>
    </w:div>
    <w:div w:id="718285953">
      <w:bodyDiv w:val="1"/>
      <w:marLeft w:val="0"/>
      <w:marRight w:val="0"/>
      <w:marTop w:val="0"/>
      <w:marBottom w:val="0"/>
      <w:divBdr>
        <w:top w:val="none" w:sz="0" w:space="0" w:color="auto"/>
        <w:left w:val="none" w:sz="0" w:space="0" w:color="auto"/>
        <w:bottom w:val="none" w:sz="0" w:space="0" w:color="auto"/>
        <w:right w:val="none" w:sz="0" w:space="0" w:color="auto"/>
      </w:divBdr>
    </w:div>
    <w:div w:id="730545244">
      <w:bodyDiv w:val="1"/>
      <w:marLeft w:val="0"/>
      <w:marRight w:val="0"/>
      <w:marTop w:val="0"/>
      <w:marBottom w:val="0"/>
      <w:divBdr>
        <w:top w:val="none" w:sz="0" w:space="0" w:color="auto"/>
        <w:left w:val="none" w:sz="0" w:space="0" w:color="auto"/>
        <w:bottom w:val="none" w:sz="0" w:space="0" w:color="auto"/>
        <w:right w:val="none" w:sz="0" w:space="0" w:color="auto"/>
      </w:divBdr>
    </w:div>
    <w:div w:id="734666893">
      <w:bodyDiv w:val="1"/>
      <w:marLeft w:val="0"/>
      <w:marRight w:val="0"/>
      <w:marTop w:val="0"/>
      <w:marBottom w:val="0"/>
      <w:divBdr>
        <w:top w:val="none" w:sz="0" w:space="0" w:color="auto"/>
        <w:left w:val="none" w:sz="0" w:space="0" w:color="auto"/>
        <w:bottom w:val="none" w:sz="0" w:space="0" w:color="auto"/>
        <w:right w:val="none" w:sz="0" w:space="0" w:color="auto"/>
      </w:divBdr>
    </w:div>
    <w:div w:id="737895823">
      <w:bodyDiv w:val="1"/>
      <w:marLeft w:val="0"/>
      <w:marRight w:val="0"/>
      <w:marTop w:val="0"/>
      <w:marBottom w:val="0"/>
      <w:divBdr>
        <w:top w:val="none" w:sz="0" w:space="0" w:color="auto"/>
        <w:left w:val="none" w:sz="0" w:space="0" w:color="auto"/>
        <w:bottom w:val="none" w:sz="0" w:space="0" w:color="auto"/>
        <w:right w:val="none" w:sz="0" w:space="0" w:color="auto"/>
      </w:divBdr>
    </w:div>
    <w:div w:id="740300119">
      <w:bodyDiv w:val="1"/>
      <w:marLeft w:val="0"/>
      <w:marRight w:val="0"/>
      <w:marTop w:val="0"/>
      <w:marBottom w:val="0"/>
      <w:divBdr>
        <w:top w:val="none" w:sz="0" w:space="0" w:color="auto"/>
        <w:left w:val="none" w:sz="0" w:space="0" w:color="auto"/>
        <w:bottom w:val="none" w:sz="0" w:space="0" w:color="auto"/>
        <w:right w:val="none" w:sz="0" w:space="0" w:color="auto"/>
      </w:divBdr>
    </w:div>
    <w:div w:id="758792328">
      <w:bodyDiv w:val="1"/>
      <w:marLeft w:val="0"/>
      <w:marRight w:val="0"/>
      <w:marTop w:val="0"/>
      <w:marBottom w:val="0"/>
      <w:divBdr>
        <w:top w:val="none" w:sz="0" w:space="0" w:color="auto"/>
        <w:left w:val="none" w:sz="0" w:space="0" w:color="auto"/>
        <w:bottom w:val="none" w:sz="0" w:space="0" w:color="auto"/>
        <w:right w:val="none" w:sz="0" w:space="0" w:color="auto"/>
      </w:divBdr>
    </w:div>
    <w:div w:id="776488286">
      <w:bodyDiv w:val="1"/>
      <w:marLeft w:val="0"/>
      <w:marRight w:val="0"/>
      <w:marTop w:val="0"/>
      <w:marBottom w:val="0"/>
      <w:divBdr>
        <w:top w:val="none" w:sz="0" w:space="0" w:color="auto"/>
        <w:left w:val="none" w:sz="0" w:space="0" w:color="auto"/>
        <w:bottom w:val="none" w:sz="0" w:space="0" w:color="auto"/>
        <w:right w:val="none" w:sz="0" w:space="0" w:color="auto"/>
      </w:divBdr>
    </w:div>
    <w:div w:id="783887146">
      <w:bodyDiv w:val="1"/>
      <w:marLeft w:val="0"/>
      <w:marRight w:val="0"/>
      <w:marTop w:val="0"/>
      <w:marBottom w:val="0"/>
      <w:divBdr>
        <w:top w:val="none" w:sz="0" w:space="0" w:color="auto"/>
        <w:left w:val="none" w:sz="0" w:space="0" w:color="auto"/>
        <w:bottom w:val="none" w:sz="0" w:space="0" w:color="auto"/>
        <w:right w:val="none" w:sz="0" w:space="0" w:color="auto"/>
      </w:divBdr>
    </w:div>
    <w:div w:id="787510373">
      <w:bodyDiv w:val="1"/>
      <w:marLeft w:val="0"/>
      <w:marRight w:val="0"/>
      <w:marTop w:val="0"/>
      <w:marBottom w:val="0"/>
      <w:divBdr>
        <w:top w:val="none" w:sz="0" w:space="0" w:color="auto"/>
        <w:left w:val="none" w:sz="0" w:space="0" w:color="auto"/>
        <w:bottom w:val="none" w:sz="0" w:space="0" w:color="auto"/>
        <w:right w:val="none" w:sz="0" w:space="0" w:color="auto"/>
      </w:divBdr>
    </w:div>
    <w:div w:id="789785821">
      <w:bodyDiv w:val="1"/>
      <w:marLeft w:val="0"/>
      <w:marRight w:val="0"/>
      <w:marTop w:val="0"/>
      <w:marBottom w:val="0"/>
      <w:divBdr>
        <w:top w:val="none" w:sz="0" w:space="0" w:color="auto"/>
        <w:left w:val="none" w:sz="0" w:space="0" w:color="auto"/>
        <w:bottom w:val="none" w:sz="0" w:space="0" w:color="auto"/>
        <w:right w:val="none" w:sz="0" w:space="0" w:color="auto"/>
      </w:divBdr>
    </w:div>
    <w:div w:id="792405693">
      <w:bodyDiv w:val="1"/>
      <w:marLeft w:val="0"/>
      <w:marRight w:val="0"/>
      <w:marTop w:val="0"/>
      <w:marBottom w:val="0"/>
      <w:divBdr>
        <w:top w:val="none" w:sz="0" w:space="0" w:color="auto"/>
        <w:left w:val="none" w:sz="0" w:space="0" w:color="auto"/>
        <w:bottom w:val="none" w:sz="0" w:space="0" w:color="auto"/>
        <w:right w:val="none" w:sz="0" w:space="0" w:color="auto"/>
      </w:divBdr>
    </w:div>
    <w:div w:id="797264772">
      <w:bodyDiv w:val="1"/>
      <w:marLeft w:val="0"/>
      <w:marRight w:val="0"/>
      <w:marTop w:val="0"/>
      <w:marBottom w:val="0"/>
      <w:divBdr>
        <w:top w:val="none" w:sz="0" w:space="0" w:color="auto"/>
        <w:left w:val="none" w:sz="0" w:space="0" w:color="auto"/>
        <w:bottom w:val="none" w:sz="0" w:space="0" w:color="auto"/>
        <w:right w:val="none" w:sz="0" w:space="0" w:color="auto"/>
      </w:divBdr>
    </w:div>
    <w:div w:id="800801409">
      <w:bodyDiv w:val="1"/>
      <w:marLeft w:val="0"/>
      <w:marRight w:val="0"/>
      <w:marTop w:val="0"/>
      <w:marBottom w:val="0"/>
      <w:divBdr>
        <w:top w:val="none" w:sz="0" w:space="0" w:color="auto"/>
        <w:left w:val="none" w:sz="0" w:space="0" w:color="auto"/>
        <w:bottom w:val="none" w:sz="0" w:space="0" w:color="auto"/>
        <w:right w:val="none" w:sz="0" w:space="0" w:color="auto"/>
      </w:divBdr>
    </w:div>
    <w:div w:id="809709054">
      <w:bodyDiv w:val="1"/>
      <w:marLeft w:val="0"/>
      <w:marRight w:val="0"/>
      <w:marTop w:val="0"/>
      <w:marBottom w:val="0"/>
      <w:divBdr>
        <w:top w:val="none" w:sz="0" w:space="0" w:color="auto"/>
        <w:left w:val="none" w:sz="0" w:space="0" w:color="auto"/>
        <w:bottom w:val="none" w:sz="0" w:space="0" w:color="auto"/>
        <w:right w:val="none" w:sz="0" w:space="0" w:color="auto"/>
      </w:divBdr>
    </w:div>
    <w:div w:id="821652689">
      <w:bodyDiv w:val="1"/>
      <w:marLeft w:val="0"/>
      <w:marRight w:val="0"/>
      <w:marTop w:val="0"/>
      <w:marBottom w:val="0"/>
      <w:divBdr>
        <w:top w:val="none" w:sz="0" w:space="0" w:color="auto"/>
        <w:left w:val="none" w:sz="0" w:space="0" w:color="auto"/>
        <w:bottom w:val="none" w:sz="0" w:space="0" w:color="auto"/>
        <w:right w:val="none" w:sz="0" w:space="0" w:color="auto"/>
      </w:divBdr>
    </w:div>
    <w:div w:id="834420362">
      <w:bodyDiv w:val="1"/>
      <w:marLeft w:val="0"/>
      <w:marRight w:val="0"/>
      <w:marTop w:val="0"/>
      <w:marBottom w:val="0"/>
      <w:divBdr>
        <w:top w:val="none" w:sz="0" w:space="0" w:color="auto"/>
        <w:left w:val="none" w:sz="0" w:space="0" w:color="auto"/>
        <w:bottom w:val="none" w:sz="0" w:space="0" w:color="auto"/>
        <w:right w:val="none" w:sz="0" w:space="0" w:color="auto"/>
      </w:divBdr>
    </w:div>
    <w:div w:id="835654280">
      <w:bodyDiv w:val="1"/>
      <w:marLeft w:val="0"/>
      <w:marRight w:val="0"/>
      <w:marTop w:val="0"/>
      <w:marBottom w:val="0"/>
      <w:divBdr>
        <w:top w:val="none" w:sz="0" w:space="0" w:color="auto"/>
        <w:left w:val="none" w:sz="0" w:space="0" w:color="auto"/>
        <w:bottom w:val="none" w:sz="0" w:space="0" w:color="auto"/>
        <w:right w:val="none" w:sz="0" w:space="0" w:color="auto"/>
      </w:divBdr>
    </w:div>
    <w:div w:id="836917486">
      <w:bodyDiv w:val="1"/>
      <w:marLeft w:val="0"/>
      <w:marRight w:val="0"/>
      <w:marTop w:val="0"/>
      <w:marBottom w:val="0"/>
      <w:divBdr>
        <w:top w:val="none" w:sz="0" w:space="0" w:color="auto"/>
        <w:left w:val="none" w:sz="0" w:space="0" w:color="auto"/>
        <w:bottom w:val="none" w:sz="0" w:space="0" w:color="auto"/>
        <w:right w:val="none" w:sz="0" w:space="0" w:color="auto"/>
      </w:divBdr>
    </w:div>
    <w:div w:id="842277816">
      <w:bodyDiv w:val="1"/>
      <w:marLeft w:val="0"/>
      <w:marRight w:val="0"/>
      <w:marTop w:val="0"/>
      <w:marBottom w:val="0"/>
      <w:divBdr>
        <w:top w:val="none" w:sz="0" w:space="0" w:color="auto"/>
        <w:left w:val="none" w:sz="0" w:space="0" w:color="auto"/>
        <w:bottom w:val="none" w:sz="0" w:space="0" w:color="auto"/>
        <w:right w:val="none" w:sz="0" w:space="0" w:color="auto"/>
      </w:divBdr>
    </w:div>
    <w:div w:id="842622972">
      <w:bodyDiv w:val="1"/>
      <w:marLeft w:val="0"/>
      <w:marRight w:val="0"/>
      <w:marTop w:val="0"/>
      <w:marBottom w:val="0"/>
      <w:divBdr>
        <w:top w:val="none" w:sz="0" w:space="0" w:color="auto"/>
        <w:left w:val="none" w:sz="0" w:space="0" w:color="auto"/>
        <w:bottom w:val="none" w:sz="0" w:space="0" w:color="auto"/>
        <w:right w:val="none" w:sz="0" w:space="0" w:color="auto"/>
      </w:divBdr>
    </w:div>
    <w:div w:id="843938318">
      <w:bodyDiv w:val="1"/>
      <w:marLeft w:val="0"/>
      <w:marRight w:val="0"/>
      <w:marTop w:val="0"/>
      <w:marBottom w:val="0"/>
      <w:divBdr>
        <w:top w:val="none" w:sz="0" w:space="0" w:color="auto"/>
        <w:left w:val="none" w:sz="0" w:space="0" w:color="auto"/>
        <w:bottom w:val="none" w:sz="0" w:space="0" w:color="auto"/>
        <w:right w:val="none" w:sz="0" w:space="0" w:color="auto"/>
      </w:divBdr>
    </w:div>
    <w:div w:id="850100009">
      <w:bodyDiv w:val="1"/>
      <w:marLeft w:val="0"/>
      <w:marRight w:val="0"/>
      <w:marTop w:val="0"/>
      <w:marBottom w:val="0"/>
      <w:divBdr>
        <w:top w:val="none" w:sz="0" w:space="0" w:color="auto"/>
        <w:left w:val="none" w:sz="0" w:space="0" w:color="auto"/>
        <w:bottom w:val="none" w:sz="0" w:space="0" w:color="auto"/>
        <w:right w:val="none" w:sz="0" w:space="0" w:color="auto"/>
      </w:divBdr>
    </w:div>
    <w:div w:id="887231275">
      <w:bodyDiv w:val="1"/>
      <w:marLeft w:val="0"/>
      <w:marRight w:val="0"/>
      <w:marTop w:val="0"/>
      <w:marBottom w:val="0"/>
      <w:divBdr>
        <w:top w:val="none" w:sz="0" w:space="0" w:color="auto"/>
        <w:left w:val="none" w:sz="0" w:space="0" w:color="auto"/>
        <w:bottom w:val="none" w:sz="0" w:space="0" w:color="auto"/>
        <w:right w:val="none" w:sz="0" w:space="0" w:color="auto"/>
      </w:divBdr>
    </w:div>
    <w:div w:id="922494769">
      <w:bodyDiv w:val="1"/>
      <w:marLeft w:val="0"/>
      <w:marRight w:val="0"/>
      <w:marTop w:val="0"/>
      <w:marBottom w:val="0"/>
      <w:divBdr>
        <w:top w:val="none" w:sz="0" w:space="0" w:color="auto"/>
        <w:left w:val="none" w:sz="0" w:space="0" w:color="auto"/>
        <w:bottom w:val="none" w:sz="0" w:space="0" w:color="auto"/>
        <w:right w:val="none" w:sz="0" w:space="0" w:color="auto"/>
      </w:divBdr>
    </w:div>
    <w:div w:id="932468538">
      <w:bodyDiv w:val="1"/>
      <w:marLeft w:val="0"/>
      <w:marRight w:val="0"/>
      <w:marTop w:val="0"/>
      <w:marBottom w:val="0"/>
      <w:divBdr>
        <w:top w:val="none" w:sz="0" w:space="0" w:color="auto"/>
        <w:left w:val="none" w:sz="0" w:space="0" w:color="auto"/>
        <w:bottom w:val="none" w:sz="0" w:space="0" w:color="auto"/>
        <w:right w:val="none" w:sz="0" w:space="0" w:color="auto"/>
      </w:divBdr>
    </w:div>
    <w:div w:id="976834110">
      <w:bodyDiv w:val="1"/>
      <w:marLeft w:val="0"/>
      <w:marRight w:val="0"/>
      <w:marTop w:val="0"/>
      <w:marBottom w:val="0"/>
      <w:divBdr>
        <w:top w:val="none" w:sz="0" w:space="0" w:color="auto"/>
        <w:left w:val="none" w:sz="0" w:space="0" w:color="auto"/>
        <w:bottom w:val="none" w:sz="0" w:space="0" w:color="auto"/>
        <w:right w:val="none" w:sz="0" w:space="0" w:color="auto"/>
      </w:divBdr>
    </w:div>
    <w:div w:id="979960126">
      <w:bodyDiv w:val="1"/>
      <w:marLeft w:val="0"/>
      <w:marRight w:val="0"/>
      <w:marTop w:val="0"/>
      <w:marBottom w:val="0"/>
      <w:divBdr>
        <w:top w:val="none" w:sz="0" w:space="0" w:color="auto"/>
        <w:left w:val="none" w:sz="0" w:space="0" w:color="auto"/>
        <w:bottom w:val="none" w:sz="0" w:space="0" w:color="auto"/>
        <w:right w:val="none" w:sz="0" w:space="0" w:color="auto"/>
      </w:divBdr>
    </w:div>
    <w:div w:id="981082256">
      <w:bodyDiv w:val="1"/>
      <w:marLeft w:val="0"/>
      <w:marRight w:val="0"/>
      <w:marTop w:val="0"/>
      <w:marBottom w:val="0"/>
      <w:divBdr>
        <w:top w:val="none" w:sz="0" w:space="0" w:color="auto"/>
        <w:left w:val="none" w:sz="0" w:space="0" w:color="auto"/>
        <w:bottom w:val="none" w:sz="0" w:space="0" w:color="auto"/>
        <w:right w:val="none" w:sz="0" w:space="0" w:color="auto"/>
      </w:divBdr>
    </w:div>
    <w:div w:id="986668124">
      <w:bodyDiv w:val="1"/>
      <w:marLeft w:val="0"/>
      <w:marRight w:val="0"/>
      <w:marTop w:val="0"/>
      <w:marBottom w:val="0"/>
      <w:divBdr>
        <w:top w:val="none" w:sz="0" w:space="0" w:color="auto"/>
        <w:left w:val="none" w:sz="0" w:space="0" w:color="auto"/>
        <w:bottom w:val="none" w:sz="0" w:space="0" w:color="auto"/>
        <w:right w:val="none" w:sz="0" w:space="0" w:color="auto"/>
      </w:divBdr>
    </w:div>
    <w:div w:id="999892993">
      <w:bodyDiv w:val="1"/>
      <w:marLeft w:val="0"/>
      <w:marRight w:val="0"/>
      <w:marTop w:val="0"/>
      <w:marBottom w:val="0"/>
      <w:divBdr>
        <w:top w:val="none" w:sz="0" w:space="0" w:color="auto"/>
        <w:left w:val="none" w:sz="0" w:space="0" w:color="auto"/>
        <w:bottom w:val="none" w:sz="0" w:space="0" w:color="auto"/>
        <w:right w:val="none" w:sz="0" w:space="0" w:color="auto"/>
      </w:divBdr>
    </w:div>
    <w:div w:id="1000932647">
      <w:bodyDiv w:val="1"/>
      <w:marLeft w:val="0"/>
      <w:marRight w:val="0"/>
      <w:marTop w:val="0"/>
      <w:marBottom w:val="0"/>
      <w:divBdr>
        <w:top w:val="none" w:sz="0" w:space="0" w:color="auto"/>
        <w:left w:val="none" w:sz="0" w:space="0" w:color="auto"/>
        <w:bottom w:val="none" w:sz="0" w:space="0" w:color="auto"/>
        <w:right w:val="none" w:sz="0" w:space="0" w:color="auto"/>
      </w:divBdr>
    </w:div>
    <w:div w:id="1001197597">
      <w:bodyDiv w:val="1"/>
      <w:marLeft w:val="0"/>
      <w:marRight w:val="0"/>
      <w:marTop w:val="0"/>
      <w:marBottom w:val="0"/>
      <w:divBdr>
        <w:top w:val="none" w:sz="0" w:space="0" w:color="auto"/>
        <w:left w:val="none" w:sz="0" w:space="0" w:color="auto"/>
        <w:bottom w:val="none" w:sz="0" w:space="0" w:color="auto"/>
        <w:right w:val="none" w:sz="0" w:space="0" w:color="auto"/>
      </w:divBdr>
    </w:div>
    <w:div w:id="1005745826">
      <w:bodyDiv w:val="1"/>
      <w:marLeft w:val="0"/>
      <w:marRight w:val="0"/>
      <w:marTop w:val="0"/>
      <w:marBottom w:val="0"/>
      <w:divBdr>
        <w:top w:val="none" w:sz="0" w:space="0" w:color="auto"/>
        <w:left w:val="none" w:sz="0" w:space="0" w:color="auto"/>
        <w:bottom w:val="none" w:sz="0" w:space="0" w:color="auto"/>
        <w:right w:val="none" w:sz="0" w:space="0" w:color="auto"/>
      </w:divBdr>
    </w:div>
    <w:div w:id="1022635830">
      <w:bodyDiv w:val="1"/>
      <w:marLeft w:val="0"/>
      <w:marRight w:val="0"/>
      <w:marTop w:val="0"/>
      <w:marBottom w:val="0"/>
      <w:divBdr>
        <w:top w:val="none" w:sz="0" w:space="0" w:color="auto"/>
        <w:left w:val="none" w:sz="0" w:space="0" w:color="auto"/>
        <w:bottom w:val="none" w:sz="0" w:space="0" w:color="auto"/>
        <w:right w:val="none" w:sz="0" w:space="0" w:color="auto"/>
      </w:divBdr>
    </w:div>
    <w:div w:id="1023481426">
      <w:bodyDiv w:val="1"/>
      <w:marLeft w:val="0"/>
      <w:marRight w:val="0"/>
      <w:marTop w:val="0"/>
      <w:marBottom w:val="0"/>
      <w:divBdr>
        <w:top w:val="none" w:sz="0" w:space="0" w:color="auto"/>
        <w:left w:val="none" w:sz="0" w:space="0" w:color="auto"/>
        <w:bottom w:val="none" w:sz="0" w:space="0" w:color="auto"/>
        <w:right w:val="none" w:sz="0" w:space="0" w:color="auto"/>
      </w:divBdr>
    </w:div>
    <w:div w:id="1029841820">
      <w:bodyDiv w:val="1"/>
      <w:marLeft w:val="0"/>
      <w:marRight w:val="0"/>
      <w:marTop w:val="0"/>
      <w:marBottom w:val="0"/>
      <w:divBdr>
        <w:top w:val="none" w:sz="0" w:space="0" w:color="auto"/>
        <w:left w:val="none" w:sz="0" w:space="0" w:color="auto"/>
        <w:bottom w:val="none" w:sz="0" w:space="0" w:color="auto"/>
        <w:right w:val="none" w:sz="0" w:space="0" w:color="auto"/>
      </w:divBdr>
    </w:div>
    <w:div w:id="1039086406">
      <w:bodyDiv w:val="1"/>
      <w:marLeft w:val="0"/>
      <w:marRight w:val="0"/>
      <w:marTop w:val="0"/>
      <w:marBottom w:val="0"/>
      <w:divBdr>
        <w:top w:val="none" w:sz="0" w:space="0" w:color="auto"/>
        <w:left w:val="none" w:sz="0" w:space="0" w:color="auto"/>
        <w:bottom w:val="none" w:sz="0" w:space="0" w:color="auto"/>
        <w:right w:val="none" w:sz="0" w:space="0" w:color="auto"/>
      </w:divBdr>
    </w:div>
    <w:div w:id="1054550700">
      <w:bodyDiv w:val="1"/>
      <w:marLeft w:val="0"/>
      <w:marRight w:val="0"/>
      <w:marTop w:val="0"/>
      <w:marBottom w:val="0"/>
      <w:divBdr>
        <w:top w:val="none" w:sz="0" w:space="0" w:color="auto"/>
        <w:left w:val="none" w:sz="0" w:space="0" w:color="auto"/>
        <w:bottom w:val="none" w:sz="0" w:space="0" w:color="auto"/>
        <w:right w:val="none" w:sz="0" w:space="0" w:color="auto"/>
      </w:divBdr>
    </w:div>
    <w:div w:id="1054889877">
      <w:bodyDiv w:val="1"/>
      <w:marLeft w:val="0"/>
      <w:marRight w:val="0"/>
      <w:marTop w:val="0"/>
      <w:marBottom w:val="0"/>
      <w:divBdr>
        <w:top w:val="none" w:sz="0" w:space="0" w:color="auto"/>
        <w:left w:val="none" w:sz="0" w:space="0" w:color="auto"/>
        <w:bottom w:val="none" w:sz="0" w:space="0" w:color="auto"/>
        <w:right w:val="none" w:sz="0" w:space="0" w:color="auto"/>
      </w:divBdr>
    </w:div>
    <w:div w:id="1060447777">
      <w:bodyDiv w:val="1"/>
      <w:marLeft w:val="0"/>
      <w:marRight w:val="0"/>
      <w:marTop w:val="0"/>
      <w:marBottom w:val="0"/>
      <w:divBdr>
        <w:top w:val="none" w:sz="0" w:space="0" w:color="auto"/>
        <w:left w:val="none" w:sz="0" w:space="0" w:color="auto"/>
        <w:bottom w:val="none" w:sz="0" w:space="0" w:color="auto"/>
        <w:right w:val="none" w:sz="0" w:space="0" w:color="auto"/>
      </w:divBdr>
    </w:div>
    <w:div w:id="1066413774">
      <w:bodyDiv w:val="1"/>
      <w:marLeft w:val="0"/>
      <w:marRight w:val="0"/>
      <w:marTop w:val="0"/>
      <w:marBottom w:val="0"/>
      <w:divBdr>
        <w:top w:val="none" w:sz="0" w:space="0" w:color="auto"/>
        <w:left w:val="none" w:sz="0" w:space="0" w:color="auto"/>
        <w:bottom w:val="none" w:sz="0" w:space="0" w:color="auto"/>
        <w:right w:val="none" w:sz="0" w:space="0" w:color="auto"/>
      </w:divBdr>
    </w:div>
    <w:div w:id="1070350329">
      <w:bodyDiv w:val="1"/>
      <w:marLeft w:val="0"/>
      <w:marRight w:val="0"/>
      <w:marTop w:val="0"/>
      <w:marBottom w:val="0"/>
      <w:divBdr>
        <w:top w:val="none" w:sz="0" w:space="0" w:color="auto"/>
        <w:left w:val="none" w:sz="0" w:space="0" w:color="auto"/>
        <w:bottom w:val="none" w:sz="0" w:space="0" w:color="auto"/>
        <w:right w:val="none" w:sz="0" w:space="0" w:color="auto"/>
      </w:divBdr>
    </w:div>
    <w:div w:id="1112477771">
      <w:bodyDiv w:val="1"/>
      <w:marLeft w:val="0"/>
      <w:marRight w:val="0"/>
      <w:marTop w:val="0"/>
      <w:marBottom w:val="0"/>
      <w:divBdr>
        <w:top w:val="none" w:sz="0" w:space="0" w:color="auto"/>
        <w:left w:val="none" w:sz="0" w:space="0" w:color="auto"/>
        <w:bottom w:val="none" w:sz="0" w:space="0" w:color="auto"/>
        <w:right w:val="none" w:sz="0" w:space="0" w:color="auto"/>
      </w:divBdr>
    </w:div>
    <w:div w:id="1120804448">
      <w:bodyDiv w:val="1"/>
      <w:marLeft w:val="0"/>
      <w:marRight w:val="0"/>
      <w:marTop w:val="0"/>
      <w:marBottom w:val="0"/>
      <w:divBdr>
        <w:top w:val="none" w:sz="0" w:space="0" w:color="auto"/>
        <w:left w:val="none" w:sz="0" w:space="0" w:color="auto"/>
        <w:bottom w:val="none" w:sz="0" w:space="0" w:color="auto"/>
        <w:right w:val="none" w:sz="0" w:space="0" w:color="auto"/>
      </w:divBdr>
    </w:div>
    <w:div w:id="1129012755">
      <w:bodyDiv w:val="1"/>
      <w:marLeft w:val="0"/>
      <w:marRight w:val="0"/>
      <w:marTop w:val="0"/>
      <w:marBottom w:val="0"/>
      <w:divBdr>
        <w:top w:val="none" w:sz="0" w:space="0" w:color="auto"/>
        <w:left w:val="none" w:sz="0" w:space="0" w:color="auto"/>
        <w:bottom w:val="none" w:sz="0" w:space="0" w:color="auto"/>
        <w:right w:val="none" w:sz="0" w:space="0" w:color="auto"/>
      </w:divBdr>
    </w:div>
    <w:div w:id="1140197806">
      <w:bodyDiv w:val="1"/>
      <w:marLeft w:val="0"/>
      <w:marRight w:val="0"/>
      <w:marTop w:val="0"/>
      <w:marBottom w:val="0"/>
      <w:divBdr>
        <w:top w:val="none" w:sz="0" w:space="0" w:color="auto"/>
        <w:left w:val="none" w:sz="0" w:space="0" w:color="auto"/>
        <w:bottom w:val="none" w:sz="0" w:space="0" w:color="auto"/>
        <w:right w:val="none" w:sz="0" w:space="0" w:color="auto"/>
      </w:divBdr>
    </w:div>
    <w:div w:id="1167552715">
      <w:bodyDiv w:val="1"/>
      <w:marLeft w:val="0"/>
      <w:marRight w:val="0"/>
      <w:marTop w:val="0"/>
      <w:marBottom w:val="0"/>
      <w:divBdr>
        <w:top w:val="none" w:sz="0" w:space="0" w:color="auto"/>
        <w:left w:val="none" w:sz="0" w:space="0" w:color="auto"/>
        <w:bottom w:val="none" w:sz="0" w:space="0" w:color="auto"/>
        <w:right w:val="none" w:sz="0" w:space="0" w:color="auto"/>
      </w:divBdr>
    </w:div>
    <w:div w:id="1175076999">
      <w:bodyDiv w:val="1"/>
      <w:marLeft w:val="0"/>
      <w:marRight w:val="0"/>
      <w:marTop w:val="0"/>
      <w:marBottom w:val="0"/>
      <w:divBdr>
        <w:top w:val="none" w:sz="0" w:space="0" w:color="auto"/>
        <w:left w:val="none" w:sz="0" w:space="0" w:color="auto"/>
        <w:bottom w:val="none" w:sz="0" w:space="0" w:color="auto"/>
        <w:right w:val="none" w:sz="0" w:space="0" w:color="auto"/>
      </w:divBdr>
    </w:div>
    <w:div w:id="1176771711">
      <w:bodyDiv w:val="1"/>
      <w:marLeft w:val="0"/>
      <w:marRight w:val="0"/>
      <w:marTop w:val="0"/>
      <w:marBottom w:val="0"/>
      <w:divBdr>
        <w:top w:val="none" w:sz="0" w:space="0" w:color="auto"/>
        <w:left w:val="none" w:sz="0" w:space="0" w:color="auto"/>
        <w:bottom w:val="none" w:sz="0" w:space="0" w:color="auto"/>
        <w:right w:val="none" w:sz="0" w:space="0" w:color="auto"/>
      </w:divBdr>
    </w:div>
    <w:div w:id="1188837571">
      <w:bodyDiv w:val="1"/>
      <w:marLeft w:val="0"/>
      <w:marRight w:val="0"/>
      <w:marTop w:val="0"/>
      <w:marBottom w:val="0"/>
      <w:divBdr>
        <w:top w:val="none" w:sz="0" w:space="0" w:color="auto"/>
        <w:left w:val="none" w:sz="0" w:space="0" w:color="auto"/>
        <w:bottom w:val="none" w:sz="0" w:space="0" w:color="auto"/>
        <w:right w:val="none" w:sz="0" w:space="0" w:color="auto"/>
      </w:divBdr>
    </w:div>
    <w:div w:id="1194071079">
      <w:bodyDiv w:val="1"/>
      <w:marLeft w:val="0"/>
      <w:marRight w:val="0"/>
      <w:marTop w:val="0"/>
      <w:marBottom w:val="0"/>
      <w:divBdr>
        <w:top w:val="none" w:sz="0" w:space="0" w:color="auto"/>
        <w:left w:val="none" w:sz="0" w:space="0" w:color="auto"/>
        <w:bottom w:val="none" w:sz="0" w:space="0" w:color="auto"/>
        <w:right w:val="none" w:sz="0" w:space="0" w:color="auto"/>
      </w:divBdr>
    </w:div>
    <w:div w:id="1206600110">
      <w:bodyDiv w:val="1"/>
      <w:marLeft w:val="0"/>
      <w:marRight w:val="0"/>
      <w:marTop w:val="0"/>
      <w:marBottom w:val="0"/>
      <w:divBdr>
        <w:top w:val="none" w:sz="0" w:space="0" w:color="auto"/>
        <w:left w:val="none" w:sz="0" w:space="0" w:color="auto"/>
        <w:bottom w:val="none" w:sz="0" w:space="0" w:color="auto"/>
        <w:right w:val="none" w:sz="0" w:space="0" w:color="auto"/>
      </w:divBdr>
    </w:div>
    <w:div w:id="1216040115">
      <w:bodyDiv w:val="1"/>
      <w:marLeft w:val="0"/>
      <w:marRight w:val="0"/>
      <w:marTop w:val="0"/>
      <w:marBottom w:val="0"/>
      <w:divBdr>
        <w:top w:val="none" w:sz="0" w:space="0" w:color="auto"/>
        <w:left w:val="none" w:sz="0" w:space="0" w:color="auto"/>
        <w:bottom w:val="none" w:sz="0" w:space="0" w:color="auto"/>
        <w:right w:val="none" w:sz="0" w:space="0" w:color="auto"/>
      </w:divBdr>
    </w:div>
    <w:div w:id="1218735838">
      <w:bodyDiv w:val="1"/>
      <w:marLeft w:val="0"/>
      <w:marRight w:val="0"/>
      <w:marTop w:val="0"/>
      <w:marBottom w:val="0"/>
      <w:divBdr>
        <w:top w:val="none" w:sz="0" w:space="0" w:color="auto"/>
        <w:left w:val="none" w:sz="0" w:space="0" w:color="auto"/>
        <w:bottom w:val="none" w:sz="0" w:space="0" w:color="auto"/>
        <w:right w:val="none" w:sz="0" w:space="0" w:color="auto"/>
      </w:divBdr>
    </w:div>
    <w:div w:id="1219517336">
      <w:bodyDiv w:val="1"/>
      <w:marLeft w:val="0"/>
      <w:marRight w:val="0"/>
      <w:marTop w:val="0"/>
      <w:marBottom w:val="0"/>
      <w:divBdr>
        <w:top w:val="none" w:sz="0" w:space="0" w:color="auto"/>
        <w:left w:val="none" w:sz="0" w:space="0" w:color="auto"/>
        <w:bottom w:val="none" w:sz="0" w:space="0" w:color="auto"/>
        <w:right w:val="none" w:sz="0" w:space="0" w:color="auto"/>
      </w:divBdr>
    </w:div>
    <w:div w:id="1223710972">
      <w:bodyDiv w:val="1"/>
      <w:marLeft w:val="0"/>
      <w:marRight w:val="0"/>
      <w:marTop w:val="0"/>
      <w:marBottom w:val="0"/>
      <w:divBdr>
        <w:top w:val="none" w:sz="0" w:space="0" w:color="auto"/>
        <w:left w:val="none" w:sz="0" w:space="0" w:color="auto"/>
        <w:bottom w:val="none" w:sz="0" w:space="0" w:color="auto"/>
        <w:right w:val="none" w:sz="0" w:space="0" w:color="auto"/>
      </w:divBdr>
    </w:div>
    <w:div w:id="1232542359">
      <w:bodyDiv w:val="1"/>
      <w:marLeft w:val="0"/>
      <w:marRight w:val="0"/>
      <w:marTop w:val="0"/>
      <w:marBottom w:val="0"/>
      <w:divBdr>
        <w:top w:val="none" w:sz="0" w:space="0" w:color="auto"/>
        <w:left w:val="none" w:sz="0" w:space="0" w:color="auto"/>
        <w:bottom w:val="none" w:sz="0" w:space="0" w:color="auto"/>
        <w:right w:val="none" w:sz="0" w:space="0" w:color="auto"/>
      </w:divBdr>
    </w:div>
    <w:div w:id="1233656629">
      <w:bodyDiv w:val="1"/>
      <w:marLeft w:val="0"/>
      <w:marRight w:val="0"/>
      <w:marTop w:val="0"/>
      <w:marBottom w:val="0"/>
      <w:divBdr>
        <w:top w:val="none" w:sz="0" w:space="0" w:color="auto"/>
        <w:left w:val="none" w:sz="0" w:space="0" w:color="auto"/>
        <w:bottom w:val="none" w:sz="0" w:space="0" w:color="auto"/>
        <w:right w:val="none" w:sz="0" w:space="0" w:color="auto"/>
      </w:divBdr>
    </w:div>
    <w:div w:id="1236358331">
      <w:bodyDiv w:val="1"/>
      <w:marLeft w:val="0"/>
      <w:marRight w:val="0"/>
      <w:marTop w:val="0"/>
      <w:marBottom w:val="0"/>
      <w:divBdr>
        <w:top w:val="none" w:sz="0" w:space="0" w:color="auto"/>
        <w:left w:val="none" w:sz="0" w:space="0" w:color="auto"/>
        <w:bottom w:val="none" w:sz="0" w:space="0" w:color="auto"/>
        <w:right w:val="none" w:sz="0" w:space="0" w:color="auto"/>
      </w:divBdr>
    </w:div>
    <w:div w:id="1243754381">
      <w:bodyDiv w:val="1"/>
      <w:marLeft w:val="0"/>
      <w:marRight w:val="0"/>
      <w:marTop w:val="0"/>
      <w:marBottom w:val="0"/>
      <w:divBdr>
        <w:top w:val="none" w:sz="0" w:space="0" w:color="auto"/>
        <w:left w:val="none" w:sz="0" w:space="0" w:color="auto"/>
        <w:bottom w:val="none" w:sz="0" w:space="0" w:color="auto"/>
        <w:right w:val="none" w:sz="0" w:space="0" w:color="auto"/>
      </w:divBdr>
    </w:div>
    <w:div w:id="1254052720">
      <w:bodyDiv w:val="1"/>
      <w:marLeft w:val="0"/>
      <w:marRight w:val="0"/>
      <w:marTop w:val="0"/>
      <w:marBottom w:val="0"/>
      <w:divBdr>
        <w:top w:val="none" w:sz="0" w:space="0" w:color="auto"/>
        <w:left w:val="none" w:sz="0" w:space="0" w:color="auto"/>
        <w:bottom w:val="none" w:sz="0" w:space="0" w:color="auto"/>
        <w:right w:val="none" w:sz="0" w:space="0" w:color="auto"/>
      </w:divBdr>
    </w:div>
    <w:div w:id="1274751713">
      <w:bodyDiv w:val="1"/>
      <w:marLeft w:val="0"/>
      <w:marRight w:val="0"/>
      <w:marTop w:val="0"/>
      <w:marBottom w:val="0"/>
      <w:divBdr>
        <w:top w:val="none" w:sz="0" w:space="0" w:color="auto"/>
        <w:left w:val="none" w:sz="0" w:space="0" w:color="auto"/>
        <w:bottom w:val="none" w:sz="0" w:space="0" w:color="auto"/>
        <w:right w:val="none" w:sz="0" w:space="0" w:color="auto"/>
      </w:divBdr>
    </w:div>
    <w:div w:id="1285187413">
      <w:bodyDiv w:val="1"/>
      <w:marLeft w:val="0"/>
      <w:marRight w:val="0"/>
      <w:marTop w:val="0"/>
      <w:marBottom w:val="0"/>
      <w:divBdr>
        <w:top w:val="none" w:sz="0" w:space="0" w:color="auto"/>
        <w:left w:val="none" w:sz="0" w:space="0" w:color="auto"/>
        <w:bottom w:val="none" w:sz="0" w:space="0" w:color="auto"/>
        <w:right w:val="none" w:sz="0" w:space="0" w:color="auto"/>
      </w:divBdr>
    </w:div>
    <w:div w:id="1285231519">
      <w:bodyDiv w:val="1"/>
      <w:marLeft w:val="0"/>
      <w:marRight w:val="0"/>
      <w:marTop w:val="0"/>
      <w:marBottom w:val="0"/>
      <w:divBdr>
        <w:top w:val="none" w:sz="0" w:space="0" w:color="auto"/>
        <w:left w:val="none" w:sz="0" w:space="0" w:color="auto"/>
        <w:bottom w:val="none" w:sz="0" w:space="0" w:color="auto"/>
        <w:right w:val="none" w:sz="0" w:space="0" w:color="auto"/>
      </w:divBdr>
    </w:div>
    <w:div w:id="1292860532">
      <w:bodyDiv w:val="1"/>
      <w:marLeft w:val="0"/>
      <w:marRight w:val="0"/>
      <w:marTop w:val="0"/>
      <w:marBottom w:val="0"/>
      <w:divBdr>
        <w:top w:val="none" w:sz="0" w:space="0" w:color="auto"/>
        <w:left w:val="none" w:sz="0" w:space="0" w:color="auto"/>
        <w:bottom w:val="none" w:sz="0" w:space="0" w:color="auto"/>
        <w:right w:val="none" w:sz="0" w:space="0" w:color="auto"/>
      </w:divBdr>
    </w:div>
    <w:div w:id="1304387767">
      <w:bodyDiv w:val="1"/>
      <w:marLeft w:val="0"/>
      <w:marRight w:val="0"/>
      <w:marTop w:val="0"/>
      <w:marBottom w:val="0"/>
      <w:divBdr>
        <w:top w:val="none" w:sz="0" w:space="0" w:color="auto"/>
        <w:left w:val="none" w:sz="0" w:space="0" w:color="auto"/>
        <w:bottom w:val="none" w:sz="0" w:space="0" w:color="auto"/>
        <w:right w:val="none" w:sz="0" w:space="0" w:color="auto"/>
      </w:divBdr>
    </w:div>
    <w:div w:id="1319191693">
      <w:bodyDiv w:val="1"/>
      <w:marLeft w:val="0"/>
      <w:marRight w:val="0"/>
      <w:marTop w:val="0"/>
      <w:marBottom w:val="0"/>
      <w:divBdr>
        <w:top w:val="none" w:sz="0" w:space="0" w:color="auto"/>
        <w:left w:val="none" w:sz="0" w:space="0" w:color="auto"/>
        <w:bottom w:val="none" w:sz="0" w:space="0" w:color="auto"/>
        <w:right w:val="none" w:sz="0" w:space="0" w:color="auto"/>
      </w:divBdr>
    </w:div>
    <w:div w:id="1330208156">
      <w:bodyDiv w:val="1"/>
      <w:marLeft w:val="0"/>
      <w:marRight w:val="0"/>
      <w:marTop w:val="0"/>
      <w:marBottom w:val="0"/>
      <w:divBdr>
        <w:top w:val="none" w:sz="0" w:space="0" w:color="auto"/>
        <w:left w:val="none" w:sz="0" w:space="0" w:color="auto"/>
        <w:bottom w:val="none" w:sz="0" w:space="0" w:color="auto"/>
        <w:right w:val="none" w:sz="0" w:space="0" w:color="auto"/>
      </w:divBdr>
    </w:div>
    <w:div w:id="1337537494">
      <w:bodyDiv w:val="1"/>
      <w:marLeft w:val="0"/>
      <w:marRight w:val="0"/>
      <w:marTop w:val="0"/>
      <w:marBottom w:val="0"/>
      <w:divBdr>
        <w:top w:val="none" w:sz="0" w:space="0" w:color="auto"/>
        <w:left w:val="none" w:sz="0" w:space="0" w:color="auto"/>
        <w:bottom w:val="none" w:sz="0" w:space="0" w:color="auto"/>
        <w:right w:val="none" w:sz="0" w:space="0" w:color="auto"/>
      </w:divBdr>
    </w:div>
    <w:div w:id="1338268567">
      <w:bodyDiv w:val="1"/>
      <w:marLeft w:val="0"/>
      <w:marRight w:val="0"/>
      <w:marTop w:val="0"/>
      <w:marBottom w:val="0"/>
      <w:divBdr>
        <w:top w:val="none" w:sz="0" w:space="0" w:color="auto"/>
        <w:left w:val="none" w:sz="0" w:space="0" w:color="auto"/>
        <w:bottom w:val="none" w:sz="0" w:space="0" w:color="auto"/>
        <w:right w:val="none" w:sz="0" w:space="0" w:color="auto"/>
      </w:divBdr>
    </w:div>
    <w:div w:id="1348216246">
      <w:bodyDiv w:val="1"/>
      <w:marLeft w:val="0"/>
      <w:marRight w:val="0"/>
      <w:marTop w:val="0"/>
      <w:marBottom w:val="0"/>
      <w:divBdr>
        <w:top w:val="none" w:sz="0" w:space="0" w:color="auto"/>
        <w:left w:val="none" w:sz="0" w:space="0" w:color="auto"/>
        <w:bottom w:val="none" w:sz="0" w:space="0" w:color="auto"/>
        <w:right w:val="none" w:sz="0" w:space="0" w:color="auto"/>
      </w:divBdr>
    </w:div>
    <w:div w:id="1351099982">
      <w:bodyDiv w:val="1"/>
      <w:marLeft w:val="0"/>
      <w:marRight w:val="0"/>
      <w:marTop w:val="0"/>
      <w:marBottom w:val="0"/>
      <w:divBdr>
        <w:top w:val="none" w:sz="0" w:space="0" w:color="auto"/>
        <w:left w:val="none" w:sz="0" w:space="0" w:color="auto"/>
        <w:bottom w:val="none" w:sz="0" w:space="0" w:color="auto"/>
        <w:right w:val="none" w:sz="0" w:space="0" w:color="auto"/>
      </w:divBdr>
    </w:div>
    <w:div w:id="1351638349">
      <w:bodyDiv w:val="1"/>
      <w:marLeft w:val="0"/>
      <w:marRight w:val="0"/>
      <w:marTop w:val="0"/>
      <w:marBottom w:val="0"/>
      <w:divBdr>
        <w:top w:val="none" w:sz="0" w:space="0" w:color="auto"/>
        <w:left w:val="none" w:sz="0" w:space="0" w:color="auto"/>
        <w:bottom w:val="none" w:sz="0" w:space="0" w:color="auto"/>
        <w:right w:val="none" w:sz="0" w:space="0" w:color="auto"/>
      </w:divBdr>
    </w:div>
    <w:div w:id="1351759870">
      <w:bodyDiv w:val="1"/>
      <w:marLeft w:val="0"/>
      <w:marRight w:val="0"/>
      <w:marTop w:val="0"/>
      <w:marBottom w:val="0"/>
      <w:divBdr>
        <w:top w:val="none" w:sz="0" w:space="0" w:color="auto"/>
        <w:left w:val="none" w:sz="0" w:space="0" w:color="auto"/>
        <w:bottom w:val="none" w:sz="0" w:space="0" w:color="auto"/>
        <w:right w:val="none" w:sz="0" w:space="0" w:color="auto"/>
      </w:divBdr>
    </w:div>
    <w:div w:id="1353260967">
      <w:bodyDiv w:val="1"/>
      <w:marLeft w:val="0"/>
      <w:marRight w:val="0"/>
      <w:marTop w:val="0"/>
      <w:marBottom w:val="0"/>
      <w:divBdr>
        <w:top w:val="none" w:sz="0" w:space="0" w:color="auto"/>
        <w:left w:val="none" w:sz="0" w:space="0" w:color="auto"/>
        <w:bottom w:val="none" w:sz="0" w:space="0" w:color="auto"/>
        <w:right w:val="none" w:sz="0" w:space="0" w:color="auto"/>
      </w:divBdr>
    </w:div>
    <w:div w:id="1353919460">
      <w:bodyDiv w:val="1"/>
      <w:marLeft w:val="0"/>
      <w:marRight w:val="0"/>
      <w:marTop w:val="0"/>
      <w:marBottom w:val="0"/>
      <w:divBdr>
        <w:top w:val="none" w:sz="0" w:space="0" w:color="auto"/>
        <w:left w:val="none" w:sz="0" w:space="0" w:color="auto"/>
        <w:bottom w:val="none" w:sz="0" w:space="0" w:color="auto"/>
        <w:right w:val="none" w:sz="0" w:space="0" w:color="auto"/>
      </w:divBdr>
    </w:div>
    <w:div w:id="1364138025">
      <w:bodyDiv w:val="1"/>
      <w:marLeft w:val="0"/>
      <w:marRight w:val="0"/>
      <w:marTop w:val="0"/>
      <w:marBottom w:val="0"/>
      <w:divBdr>
        <w:top w:val="none" w:sz="0" w:space="0" w:color="auto"/>
        <w:left w:val="none" w:sz="0" w:space="0" w:color="auto"/>
        <w:bottom w:val="none" w:sz="0" w:space="0" w:color="auto"/>
        <w:right w:val="none" w:sz="0" w:space="0" w:color="auto"/>
      </w:divBdr>
    </w:div>
    <w:div w:id="1369454205">
      <w:bodyDiv w:val="1"/>
      <w:marLeft w:val="0"/>
      <w:marRight w:val="0"/>
      <w:marTop w:val="0"/>
      <w:marBottom w:val="0"/>
      <w:divBdr>
        <w:top w:val="none" w:sz="0" w:space="0" w:color="auto"/>
        <w:left w:val="none" w:sz="0" w:space="0" w:color="auto"/>
        <w:bottom w:val="none" w:sz="0" w:space="0" w:color="auto"/>
        <w:right w:val="none" w:sz="0" w:space="0" w:color="auto"/>
      </w:divBdr>
    </w:div>
    <w:div w:id="1381827988">
      <w:bodyDiv w:val="1"/>
      <w:marLeft w:val="0"/>
      <w:marRight w:val="0"/>
      <w:marTop w:val="0"/>
      <w:marBottom w:val="0"/>
      <w:divBdr>
        <w:top w:val="none" w:sz="0" w:space="0" w:color="auto"/>
        <w:left w:val="none" w:sz="0" w:space="0" w:color="auto"/>
        <w:bottom w:val="none" w:sz="0" w:space="0" w:color="auto"/>
        <w:right w:val="none" w:sz="0" w:space="0" w:color="auto"/>
      </w:divBdr>
    </w:div>
    <w:div w:id="1391151898">
      <w:bodyDiv w:val="1"/>
      <w:marLeft w:val="0"/>
      <w:marRight w:val="0"/>
      <w:marTop w:val="0"/>
      <w:marBottom w:val="0"/>
      <w:divBdr>
        <w:top w:val="none" w:sz="0" w:space="0" w:color="auto"/>
        <w:left w:val="none" w:sz="0" w:space="0" w:color="auto"/>
        <w:bottom w:val="none" w:sz="0" w:space="0" w:color="auto"/>
        <w:right w:val="none" w:sz="0" w:space="0" w:color="auto"/>
      </w:divBdr>
    </w:div>
    <w:div w:id="1391267413">
      <w:bodyDiv w:val="1"/>
      <w:marLeft w:val="0"/>
      <w:marRight w:val="0"/>
      <w:marTop w:val="0"/>
      <w:marBottom w:val="0"/>
      <w:divBdr>
        <w:top w:val="none" w:sz="0" w:space="0" w:color="auto"/>
        <w:left w:val="none" w:sz="0" w:space="0" w:color="auto"/>
        <w:bottom w:val="none" w:sz="0" w:space="0" w:color="auto"/>
        <w:right w:val="none" w:sz="0" w:space="0" w:color="auto"/>
      </w:divBdr>
    </w:div>
    <w:div w:id="1406147508">
      <w:bodyDiv w:val="1"/>
      <w:marLeft w:val="0"/>
      <w:marRight w:val="0"/>
      <w:marTop w:val="0"/>
      <w:marBottom w:val="0"/>
      <w:divBdr>
        <w:top w:val="none" w:sz="0" w:space="0" w:color="auto"/>
        <w:left w:val="none" w:sz="0" w:space="0" w:color="auto"/>
        <w:bottom w:val="none" w:sz="0" w:space="0" w:color="auto"/>
        <w:right w:val="none" w:sz="0" w:space="0" w:color="auto"/>
      </w:divBdr>
    </w:div>
    <w:div w:id="1407648195">
      <w:bodyDiv w:val="1"/>
      <w:marLeft w:val="0"/>
      <w:marRight w:val="0"/>
      <w:marTop w:val="0"/>
      <w:marBottom w:val="0"/>
      <w:divBdr>
        <w:top w:val="none" w:sz="0" w:space="0" w:color="auto"/>
        <w:left w:val="none" w:sz="0" w:space="0" w:color="auto"/>
        <w:bottom w:val="none" w:sz="0" w:space="0" w:color="auto"/>
        <w:right w:val="none" w:sz="0" w:space="0" w:color="auto"/>
      </w:divBdr>
    </w:div>
    <w:div w:id="1409570970">
      <w:bodyDiv w:val="1"/>
      <w:marLeft w:val="0"/>
      <w:marRight w:val="0"/>
      <w:marTop w:val="0"/>
      <w:marBottom w:val="0"/>
      <w:divBdr>
        <w:top w:val="none" w:sz="0" w:space="0" w:color="auto"/>
        <w:left w:val="none" w:sz="0" w:space="0" w:color="auto"/>
        <w:bottom w:val="none" w:sz="0" w:space="0" w:color="auto"/>
        <w:right w:val="none" w:sz="0" w:space="0" w:color="auto"/>
      </w:divBdr>
    </w:div>
    <w:div w:id="1414862871">
      <w:bodyDiv w:val="1"/>
      <w:marLeft w:val="0"/>
      <w:marRight w:val="0"/>
      <w:marTop w:val="0"/>
      <w:marBottom w:val="0"/>
      <w:divBdr>
        <w:top w:val="none" w:sz="0" w:space="0" w:color="auto"/>
        <w:left w:val="none" w:sz="0" w:space="0" w:color="auto"/>
        <w:bottom w:val="none" w:sz="0" w:space="0" w:color="auto"/>
        <w:right w:val="none" w:sz="0" w:space="0" w:color="auto"/>
      </w:divBdr>
    </w:div>
    <w:div w:id="1421760334">
      <w:bodyDiv w:val="1"/>
      <w:marLeft w:val="0"/>
      <w:marRight w:val="0"/>
      <w:marTop w:val="0"/>
      <w:marBottom w:val="0"/>
      <w:divBdr>
        <w:top w:val="none" w:sz="0" w:space="0" w:color="auto"/>
        <w:left w:val="none" w:sz="0" w:space="0" w:color="auto"/>
        <w:bottom w:val="none" w:sz="0" w:space="0" w:color="auto"/>
        <w:right w:val="none" w:sz="0" w:space="0" w:color="auto"/>
      </w:divBdr>
    </w:div>
    <w:div w:id="1429809086">
      <w:bodyDiv w:val="1"/>
      <w:marLeft w:val="0"/>
      <w:marRight w:val="0"/>
      <w:marTop w:val="0"/>
      <w:marBottom w:val="0"/>
      <w:divBdr>
        <w:top w:val="none" w:sz="0" w:space="0" w:color="auto"/>
        <w:left w:val="none" w:sz="0" w:space="0" w:color="auto"/>
        <w:bottom w:val="none" w:sz="0" w:space="0" w:color="auto"/>
        <w:right w:val="none" w:sz="0" w:space="0" w:color="auto"/>
      </w:divBdr>
    </w:div>
    <w:div w:id="1438478428">
      <w:bodyDiv w:val="1"/>
      <w:marLeft w:val="0"/>
      <w:marRight w:val="0"/>
      <w:marTop w:val="0"/>
      <w:marBottom w:val="0"/>
      <w:divBdr>
        <w:top w:val="none" w:sz="0" w:space="0" w:color="auto"/>
        <w:left w:val="none" w:sz="0" w:space="0" w:color="auto"/>
        <w:bottom w:val="none" w:sz="0" w:space="0" w:color="auto"/>
        <w:right w:val="none" w:sz="0" w:space="0" w:color="auto"/>
      </w:divBdr>
    </w:div>
    <w:div w:id="1440484805">
      <w:bodyDiv w:val="1"/>
      <w:marLeft w:val="0"/>
      <w:marRight w:val="0"/>
      <w:marTop w:val="0"/>
      <w:marBottom w:val="0"/>
      <w:divBdr>
        <w:top w:val="none" w:sz="0" w:space="0" w:color="auto"/>
        <w:left w:val="none" w:sz="0" w:space="0" w:color="auto"/>
        <w:bottom w:val="none" w:sz="0" w:space="0" w:color="auto"/>
        <w:right w:val="none" w:sz="0" w:space="0" w:color="auto"/>
      </w:divBdr>
    </w:div>
    <w:div w:id="1441754365">
      <w:bodyDiv w:val="1"/>
      <w:marLeft w:val="0"/>
      <w:marRight w:val="0"/>
      <w:marTop w:val="0"/>
      <w:marBottom w:val="0"/>
      <w:divBdr>
        <w:top w:val="none" w:sz="0" w:space="0" w:color="auto"/>
        <w:left w:val="none" w:sz="0" w:space="0" w:color="auto"/>
        <w:bottom w:val="none" w:sz="0" w:space="0" w:color="auto"/>
        <w:right w:val="none" w:sz="0" w:space="0" w:color="auto"/>
      </w:divBdr>
    </w:div>
    <w:div w:id="1449811193">
      <w:bodyDiv w:val="1"/>
      <w:marLeft w:val="0"/>
      <w:marRight w:val="0"/>
      <w:marTop w:val="0"/>
      <w:marBottom w:val="0"/>
      <w:divBdr>
        <w:top w:val="none" w:sz="0" w:space="0" w:color="auto"/>
        <w:left w:val="none" w:sz="0" w:space="0" w:color="auto"/>
        <w:bottom w:val="none" w:sz="0" w:space="0" w:color="auto"/>
        <w:right w:val="none" w:sz="0" w:space="0" w:color="auto"/>
      </w:divBdr>
    </w:div>
    <w:div w:id="1459107928">
      <w:bodyDiv w:val="1"/>
      <w:marLeft w:val="0"/>
      <w:marRight w:val="0"/>
      <w:marTop w:val="0"/>
      <w:marBottom w:val="0"/>
      <w:divBdr>
        <w:top w:val="none" w:sz="0" w:space="0" w:color="auto"/>
        <w:left w:val="none" w:sz="0" w:space="0" w:color="auto"/>
        <w:bottom w:val="none" w:sz="0" w:space="0" w:color="auto"/>
        <w:right w:val="none" w:sz="0" w:space="0" w:color="auto"/>
      </w:divBdr>
    </w:div>
    <w:div w:id="1462067583">
      <w:bodyDiv w:val="1"/>
      <w:marLeft w:val="0"/>
      <w:marRight w:val="0"/>
      <w:marTop w:val="0"/>
      <w:marBottom w:val="0"/>
      <w:divBdr>
        <w:top w:val="none" w:sz="0" w:space="0" w:color="auto"/>
        <w:left w:val="none" w:sz="0" w:space="0" w:color="auto"/>
        <w:bottom w:val="none" w:sz="0" w:space="0" w:color="auto"/>
        <w:right w:val="none" w:sz="0" w:space="0" w:color="auto"/>
      </w:divBdr>
    </w:div>
    <w:div w:id="1471360344">
      <w:bodyDiv w:val="1"/>
      <w:marLeft w:val="0"/>
      <w:marRight w:val="0"/>
      <w:marTop w:val="0"/>
      <w:marBottom w:val="0"/>
      <w:divBdr>
        <w:top w:val="none" w:sz="0" w:space="0" w:color="auto"/>
        <w:left w:val="none" w:sz="0" w:space="0" w:color="auto"/>
        <w:bottom w:val="none" w:sz="0" w:space="0" w:color="auto"/>
        <w:right w:val="none" w:sz="0" w:space="0" w:color="auto"/>
      </w:divBdr>
    </w:div>
    <w:div w:id="1486626895">
      <w:bodyDiv w:val="1"/>
      <w:marLeft w:val="0"/>
      <w:marRight w:val="0"/>
      <w:marTop w:val="0"/>
      <w:marBottom w:val="0"/>
      <w:divBdr>
        <w:top w:val="none" w:sz="0" w:space="0" w:color="auto"/>
        <w:left w:val="none" w:sz="0" w:space="0" w:color="auto"/>
        <w:bottom w:val="none" w:sz="0" w:space="0" w:color="auto"/>
        <w:right w:val="none" w:sz="0" w:space="0" w:color="auto"/>
      </w:divBdr>
    </w:div>
    <w:div w:id="1486628562">
      <w:bodyDiv w:val="1"/>
      <w:marLeft w:val="0"/>
      <w:marRight w:val="0"/>
      <w:marTop w:val="0"/>
      <w:marBottom w:val="0"/>
      <w:divBdr>
        <w:top w:val="none" w:sz="0" w:space="0" w:color="auto"/>
        <w:left w:val="none" w:sz="0" w:space="0" w:color="auto"/>
        <w:bottom w:val="none" w:sz="0" w:space="0" w:color="auto"/>
        <w:right w:val="none" w:sz="0" w:space="0" w:color="auto"/>
      </w:divBdr>
    </w:div>
    <w:div w:id="1486773064">
      <w:bodyDiv w:val="1"/>
      <w:marLeft w:val="0"/>
      <w:marRight w:val="0"/>
      <w:marTop w:val="0"/>
      <w:marBottom w:val="0"/>
      <w:divBdr>
        <w:top w:val="none" w:sz="0" w:space="0" w:color="auto"/>
        <w:left w:val="none" w:sz="0" w:space="0" w:color="auto"/>
        <w:bottom w:val="none" w:sz="0" w:space="0" w:color="auto"/>
        <w:right w:val="none" w:sz="0" w:space="0" w:color="auto"/>
      </w:divBdr>
    </w:div>
    <w:div w:id="1487478983">
      <w:bodyDiv w:val="1"/>
      <w:marLeft w:val="0"/>
      <w:marRight w:val="0"/>
      <w:marTop w:val="0"/>
      <w:marBottom w:val="0"/>
      <w:divBdr>
        <w:top w:val="none" w:sz="0" w:space="0" w:color="auto"/>
        <w:left w:val="none" w:sz="0" w:space="0" w:color="auto"/>
        <w:bottom w:val="none" w:sz="0" w:space="0" w:color="auto"/>
        <w:right w:val="none" w:sz="0" w:space="0" w:color="auto"/>
      </w:divBdr>
    </w:div>
    <w:div w:id="1488935104">
      <w:bodyDiv w:val="1"/>
      <w:marLeft w:val="0"/>
      <w:marRight w:val="0"/>
      <w:marTop w:val="0"/>
      <w:marBottom w:val="0"/>
      <w:divBdr>
        <w:top w:val="none" w:sz="0" w:space="0" w:color="auto"/>
        <w:left w:val="none" w:sz="0" w:space="0" w:color="auto"/>
        <w:bottom w:val="none" w:sz="0" w:space="0" w:color="auto"/>
        <w:right w:val="none" w:sz="0" w:space="0" w:color="auto"/>
      </w:divBdr>
    </w:div>
    <w:div w:id="1492061891">
      <w:bodyDiv w:val="1"/>
      <w:marLeft w:val="0"/>
      <w:marRight w:val="0"/>
      <w:marTop w:val="0"/>
      <w:marBottom w:val="0"/>
      <w:divBdr>
        <w:top w:val="none" w:sz="0" w:space="0" w:color="auto"/>
        <w:left w:val="none" w:sz="0" w:space="0" w:color="auto"/>
        <w:bottom w:val="none" w:sz="0" w:space="0" w:color="auto"/>
        <w:right w:val="none" w:sz="0" w:space="0" w:color="auto"/>
      </w:divBdr>
    </w:div>
    <w:div w:id="1501773540">
      <w:bodyDiv w:val="1"/>
      <w:marLeft w:val="0"/>
      <w:marRight w:val="0"/>
      <w:marTop w:val="0"/>
      <w:marBottom w:val="0"/>
      <w:divBdr>
        <w:top w:val="none" w:sz="0" w:space="0" w:color="auto"/>
        <w:left w:val="none" w:sz="0" w:space="0" w:color="auto"/>
        <w:bottom w:val="none" w:sz="0" w:space="0" w:color="auto"/>
        <w:right w:val="none" w:sz="0" w:space="0" w:color="auto"/>
      </w:divBdr>
    </w:div>
    <w:div w:id="1508519588">
      <w:bodyDiv w:val="1"/>
      <w:marLeft w:val="0"/>
      <w:marRight w:val="0"/>
      <w:marTop w:val="0"/>
      <w:marBottom w:val="0"/>
      <w:divBdr>
        <w:top w:val="none" w:sz="0" w:space="0" w:color="auto"/>
        <w:left w:val="none" w:sz="0" w:space="0" w:color="auto"/>
        <w:bottom w:val="none" w:sz="0" w:space="0" w:color="auto"/>
        <w:right w:val="none" w:sz="0" w:space="0" w:color="auto"/>
      </w:divBdr>
    </w:div>
    <w:div w:id="1511482343">
      <w:bodyDiv w:val="1"/>
      <w:marLeft w:val="0"/>
      <w:marRight w:val="0"/>
      <w:marTop w:val="0"/>
      <w:marBottom w:val="0"/>
      <w:divBdr>
        <w:top w:val="none" w:sz="0" w:space="0" w:color="auto"/>
        <w:left w:val="none" w:sz="0" w:space="0" w:color="auto"/>
        <w:bottom w:val="none" w:sz="0" w:space="0" w:color="auto"/>
        <w:right w:val="none" w:sz="0" w:space="0" w:color="auto"/>
      </w:divBdr>
    </w:div>
    <w:div w:id="1530755410">
      <w:bodyDiv w:val="1"/>
      <w:marLeft w:val="0"/>
      <w:marRight w:val="0"/>
      <w:marTop w:val="0"/>
      <w:marBottom w:val="0"/>
      <w:divBdr>
        <w:top w:val="none" w:sz="0" w:space="0" w:color="auto"/>
        <w:left w:val="none" w:sz="0" w:space="0" w:color="auto"/>
        <w:bottom w:val="none" w:sz="0" w:space="0" w:color="auto"/>
        <w:right w:val="none" w:sz="0" w:space="0" w:color="auto"/>
      </w:divBdr>
    </w:div>
    <w:div w:id="1537816293">
      <w:bodyDiv w:val="1"/>
      <w:marLeft w:val="0"/>
      <w:marRight w:val="0"/>
      <w:marTop w:val="0"/>
      <w:marBottom w:val="0"/>
      <w:divBdr>
        <w:top w:val="none" w:sz="0" w:space="0" w:color="auto"/>
        <w:left w:val="none" w:sz="0" w:space="0" w:color="auto"/>
        <w:bottom w:val="none" w:sz="0" w:space="0" w:color="auto"/>
        <w:right w:val="none" w:sz="0" w:space="0" w:color="auto"/>
      </w:divBdr>
    </w:div>
    <w:div w:id="1542479659">
      <w:bodyDiv w:val="1"/>
      <w:marLeft w:val="0"/>
      <w:marRight w:val="0"/>
      <w:marTop w:val="0"/>
      <w:marBottom w:val="0"/>
      <w:divBdr>
        <w:top w:val="none" w:sz="0" w:space="0" w:color="auto"/>
        <w:left w:val="none" w:sz="0" w:space="0" w:color="auto"/>
        <w:bottom w:val="none" w:sz="0" w:space="0" w:color="auto"/>
        <w:right w:val="none" w:sz="0" w:space="0" w:color="auto"/>
      </w:divBdr>
    </w:div>
    <w:div w:id="1552570968">
      <w:bodyDiv w:val="1"/>
      <w:marLeft w:val="0"/>
      <w:marRight w:val="0"/>
      <w:marTop w:val="0"/>
      <w:marBottom w:val="0"/>
      <w:divBdr>
        <w:top w:val="none" w:sz="0" w:space="0" w:color="auto"/>
        <w:left w:val="none" w:sz="0" w:space="0" w:color="auto"/>
        <w:bottom w:val="none" w:sz="0" w:space="0" w:color="auto"/>
        <w:right w:val="none" w:sz="0" w:space="0" w:color="auto"/>
      </w:divBdr>
    </w:div>
    <w:div w:id="1562137921">
      <w:bodyDiv w:val="1"/>
      <w:marLeft w:val="0"/>
      <w:marRight w:val="0"/>
      <w:marTop w:val="0"/>
      <w:marBottom w:val="0"/>
      <w:divBdr>
        <w:top w:val="none" w:sz="0" w:space="0" w:color="auto"/>
        <w:left w:val="none" w:sz="0" w:space="0" w:color="auto"/>
        <w:bottom w:val="none" w:sz="0" w:space="0" w:color="auto"/>
        <w:right w:val="none" w:sz="0" w:space="0" w:color="auto"/>
      </w:divBdr>
    </w:div>
    <w:div w:id="1564876309">
      <w:bodyDiv w:val="1"/>
      <w:marLeft w:val="0"/>
      <w:marRight w:val="0"/>
      <w:marTop w:val="0"/>
      <w:marBottom w:val="0"/>
      <w:divBdr>
        <w:top w:val="none" w:sz="0" w:space="0" w:color="auto"/>
        <w:left w:val="none" w:sz="0" w:space="0" w:color="auto"/>
        <w:bottom w:val="none" w:sz="0" w:space="0" w:color="auto"/>
        <w:right w:val="none" w:sz="0" w:space="0" w:color="auto"/>
      </w:divBdr>
    </w:div>
    <w:div w:id="1573276094">
      <w:bodyDiv w:val="1"/>
      <w:marLeft w:val="0"/>
      <w:marRight w:val="0"/>
      <w:marTop w:val="0"/>
      <w:marBottom w:val="0"/>
      <w:divBdr>
        <w:top w:val="none" w:sz="0" w:space="0" w:color="auto"/>
        <w:left w:val="none" w:sz="0" w:space="0" w:color="auto"/>
        <w:bottom w:val="none" w:sz="0" w:space="0" w:color="auto"/>
        <w:right w:val="none" w:sz="0" w:space="0" w:color="auto"/>
      </w:divBdr>
    </w:div>
    <w:div w:id="1581326546">
      <w:bodyDiv w:val="1"/>
      <w:marLeft w:val="0"/>
      <w:marRight w:val="0"/>
      <w:marTop w:val="0"/>
      <w:marBottom w:val="0"/>
      <w:divBdr>
        <w:top w:val="none" w:sz="0" w:space="0" w:color="auto"/>
        <w:left w:val="none" w:sz="0" w:space="0" w:color="auto"/>
        <w:bottom w:val="none" w:sz="0" w:space="0" w:color="auto"/>
        <w:right w:val="none" w:sz="0" w:space="0" w:color="auto"/>
      </w:divBdr>
    </w:div>
    <w:div w:id="1583293230">
      <w:bodyDiv w:val="1"/>
      <w:marLeft w:val="0"/>
      <w:marRight w:val="0"/>
      <w:marTop w:val="0"/>
      <w:marBottom w:val="0"/>
      <w:divBdr>
        <w:top w:val="none" w:sz="0" w:space="0" w:color="auto"/>
        <w:left w:val="none" w:sz="0" w:space="0" w:color="auto"/>
        <w:bottom w:val="none" w:sz="0" w:space="0" w:color="auto"/>
        <w:right w:val="none" w:sz="0" w:space="0" w:color="auto"/>
      </w:divBdr>
    </w:div>
    <w:div w:id="1586917860">
      <w:bodyDiv w:val="1"/>
      <w:marLeft w:val="0"/>
      <w:marRight w:val="0"/>
      <w:marTop w:val="0"/>
      <w:marBottom w:val="0"/>
      <w:divBdr>
        <w:top w:val="none" w:sz="0" w:space="0" w:color="auto"/>
        <w:left w:val="none" w:sz="0" w:space="0" w:color="auto"/>
        <w:bottom w:val="none" w:sz="0" w:space="0" w:color="auto"/>
        <w:right w:val="none" w:sz="0" w:space="0" w:color="auto"/>
      </w:divBdr>
    </w:div>
    <w:div w:id="1599211534">
      <w:bodyDiv w:val="1"/>
      <w:marLeft w:val="0"/>
      <w:marRight w:val="0"/>
      <w:marTop w:val="0"/>
      <w:marBottom w:val="0"/>
      <w:divBdr>
        <w:top w:val="none" w:sz="0" w:space="0" w:color="auto"/>
        <w:left w:val="none" w:sz="0" w:space="0" w:color="auto"/>
        <w:bottom w:val="none" w:sz="0" w:space="0" w:color="auto"/>
        <w:right w:val="none" w:sz="0" w:space="0" w:color="auto"/>
      </w:divBdr>
    </w:div>
    <w:div w:id="1611663062">
      <w:bodyDiv w:val="1"/>
      <w:marLeft w:val="0"/>
      <w:marRight w:val="0"/>
      <w:marTop w:val="0"/>
      <w:marBottom w:val="0"/>
      <w:divBdr>
        <w:top w:val="none" w:sz="0" w:space="0" w:color="auto"/>
        <w:left w:val="none" w:sz="0" w:space="0" w:color="auto"/>
        <w:bottom w:val="none" w:sz="0" w:space="0" w:color="auto"/>
        <w:right w:val="none" w:sz="0" w:space="0" w:color="auto"/>
      </w:divBdr>
    </w:div>
    <w:div w:id="1619024090">
      <w:bodyDiv w:val="1"/>
      <w:marLeft w:val="0"/>
      <w:marRight w:val="0"/>
      <w:marTop w:val="0"/>
      <w:marBottom w:val="0"/>
      <w:divBdr>
        <w:top w:val="none" w:sz="0" w:space="0" w:color="auto"/>
        <w:left w:val="none" w:sz="0" w:space="0" w:color="auto"/>
        <w:bottom w:val="none" w:sz="0" w:space="0" w:color="auto"/>
        <w:right w:val="none" w:sz="0" w:space="0" w:color="auto"/>
      </w:divBdr>
    </w:div>
    <w:div w:id="1623074075">
      <w:bodyDiv w:val="1"/>
      <w:marLeft w:val="0"/>
      <w:marRight w:val="0"/>
      <w:marTop w:val="0"/>
      <w:marBottom w:val="0"/>
      <w:divBdr>
        <w:top w:val="none" w:sz="0" w:space="0" w:color="auto"/>
        <w:left w:val="none" w:sz="0" w:space="0" w:color="auto"/>
        <w:bottom w:val="none" w:sz="0" w:space="0" w:color="auto"/>
        <w:right w:val="none" w:sz="0" w:space="0" w:color="auto"/>
      </w:divBdr>
    </w:div>
    <w:div w:id="1629510291">
      <w:bodyDiv w:val="1"/>
      <w:marLeft w:val="0"/>
      <w:marRight w:val="0"/>
      <w:marTop w:val="0"/>
      <w:marBottom w:val="0"/>
      <w:divBdr>
        <w:top w:val="none" w:sz="0" w:space="0" w:color="auto"/>
        <w:left w:val="none" w:sz="0" w:space="0" w:color="auto"/>
        <w:bottom w:val="none" w:sz="0" w:space="0" w:color="auto"/>
        <w:right w:val="none" w:sz="0" w:space="0" w:color="auto"/>
      </w:divBdr>
    </w:div>
    <w:div w:id="1635719879">
      <w:bodyDiv w:val="1"/>
      <w:marLeft w:val="0"/>
      <w:marRight w:val="0"/>
      <w:marTop w:val="0"/>
      <w:marBottom w:val="0"/>
      <w:divBdr>
        <w:top w:val="none" w:sz="0" w:space="0" w:color="auto"/>
        <w:left w:val="none" w:sz="0" w:space="0" w:color="auto"/>
        <w:bottom w:val="none" w:sz="0" w:space="0" w:color="auto"/>
        <w:right w:val="none" w:sz="0" w:space="0" w:color="auto"/>
      </w:divBdr>
    </w:div>
    <w:div w:id="1647006457">
      <w:bodyDiv w:val="1"/>
      <w:marLeft w:val="0"/>
      <w:marRight w:val="0"/>
      <w:marTop w:val="0"/>
      <w:marBottom w:val="0"/>
      <w:divBdr>
        <w:top w:val="none" w:sz="0" w:space="0" w:color="auto"/>
        <w:left w:val="none" w:sz="0" w:space="0" w:color="auto"/>
        <w:bottom w:val="none" w:sz="0" w:space="0" w:color="auto"/>
        <w:right w:val="none" w:sz="0" w:space="0" w:color="auto"/>
      </w:divBdr>
    </w:div>
    <w:div w:id="1648628459">
      <w:bodyDiv w:val="1"/>
      <w:marLeft w:val="0"/>
      <w:marRight w:val="0"/>
      <w:marTop w:val="0"/>
      <w:marBottom w:val="0"/>
      <w:divBdr>
        <w:top w:val="none" w:sz="0" w:space="0" w:color="auto"/>
        <w:left w:val="none" w:sz="0" w:space="0" w:color="auto"/>
        <w:bottom w:val="none" w:sz="0" w:space="0" w:color="auto"/>
        <w:right w:val="none" w:sz="0" w:space="0" w:color="auto"/>
      </w:divBdr>
    </w:div>
    <w:div w:id="1660765982">
      <w:bodyDiv w:val="1"/>
      <w:marLeft w:val="0"/>
      <w:marRight w:val="0"/>
      <w:marTop w:val="0"/>
      <w:marBottom w:val="0"/>
      <w:divBdr>
        <w:top w:val="none" w:sz="0" w:space="0" w:color="auto"/>
        <w:left w:val="none" w:sz="0" w:space="0" w:color="auto"/>
        <w:bottom w:val="none" w:sz="0" w:space="0" w:color="auto"/>
        <w:right w:val="none" w:sz="0" w:space="0" w:color="auto"/>
      </w:divBdr>
    </w:div>
    <w:div w:id="1670526679">
      <w:bodyDiv w:val="1"/>
      <w:marLeft w:val="0"/>
      <w:marRight w:val="0"/>
      <w:marTop w:val="0"/>
      <w:marBottom w:val="0"/>
      <w:divBdr>
        <w:top w:val="none" w:sz="0" w:space="0" w:color="auto"/>
        <w:left w:val="none" w:sz="0" w:space="0" w:color="auto"/>
        <w:bottom w:val="none" w:sz="0" w:space="0" w:color="auto"/>
        <w:right w:val="none" w:sz="0" w:space="0" w:color="auto"/>
      </w:divBdr>
    </w:div>
    <w:div w:id="1671634319">
      <w:bodyDiv w:val="1"/>
      <w:marLeft w:val="0"/>
      <w:marRight w:val="0"/>
      <w:marTop w:val="0"/>
      <w:marBottom w:val="0"/>
      <w:divBdr>
        <w:top w:val="none" w:sz="0" w:space="0" w:color="auto"/>
        <w:left w:val="none" w:sz="0" w:space="0" w:color="auto"/>
        <w:bottom w:val="none" w:sz="0" w:space="0" w:color="auto"/>
        <w:right w:val="none" w:sz="0" w:space="0" w:color="auto"/>
      </w:divBdr>
    </w:div>
    <w:div w:id="1682008216">
      <w:bodyDiv w:val="1"/>
      <w:marLeft w:val="0"/>
      <w:marRight w:val="0"/>
      <w:marTop w:val="0"/>
      <w:marBottom w:val="0"/>
      <w:divBdr>
        <w:top w:val="none" w:sz="0" w:space="0" w:color="auto"/>
        <w:left w:val="none" w:sz="0" w:space="0" w:color="auto"/>
        <w:bottom w:val="none" w:sz="0" w:space="0" w:color="auto"/>
        <w:right w:val="none" w:sz="0" w:space="0" w:color="auto"/>
      </w:divBdr>
    </w:div>
    <w:div w:id="1706099525">
      <w:bodyDiv w:val="1"/>
      <w:marLeft w:val="0"/>
      <w:marRight w:val="0"/>
      <w:marTop w:val="0"/>
      <w:marBottom w:val="0"/>
      <w:divBdr>
        <w:top w:val="none" w:sz="0" w:space="0" w:color="auto"/>
        <w:left w:val="none" w:sz="0" w:space="0" w:color="auto"/>
        <w:bottom w:val="none" w:sz="0" w:space="0" w:color="auto"/>
        <w:right w:val="none" w:sz="0" w:space="0" w:color="auto"/>
      </w:divBdr>
    </w:div>
    <w:div w:id="1709181110">
      <w:bodyDiv w:val="1"/>
      <w:marLeft w:val="0"/>
      <w:marRight w:val="0"/>
      <w:marTop w:val="0"/>
      <w:marBottom w:val="0"/>
      <w:divBdr>
        <w:top w:val="none" w:sz="0" w:space="0" w:color="auto"/>
        <w:left w:val="none" w:sz="0" w:space="0" w:color="auto"/>
        <w:bottom w:val="none" w:sz="0" w:space="0" w:color="auto"/>
        <w:right w:val="none" w:sz="0" w:space="0" w:color="auto"/>
      </w:divBdr>
    </w:div>
    <w:div w:id="1714039130">
      <w:bodyDiv w:val="1"/>
      <w:marLeft w:val="0"/>
      <w:marRight w:val="0"/>
      <w:marTop w:val="0"/>
      <w:marBottom w:val="0"/>
      <w:divBdr>
        <w:top w:val="none" w:sz="0" w:space="0" w:color="auto"/>
        <w:left w:val="none" w:sz="0" w:space="0" w:color="auto"/>
        <w:bottom w:val="none" w:sz="0" w:space="0" w:color="auto"/>
        <w:right w:val="none" w:sz="0" w:space="0" w:color="auto"/>
      </w:divBdr>
    </w:div>
    <w:div w:id="1718973594">
      <w:bodyDiv w:val="1"/>
      <w:marLeft w:val="0"/>
      <w:marRight w:val="0"/>
      <w:marTop w:val="0"/>
      <w:marBottom w:val="0"/>
      <w:divBdr>
        <w:top w:val="none" w:sz="0" w:space="0" w:color="auto"/>
        <w:left w:val="none" w:sz="0" w:space="0" w:color="auto"/>
        <w:bottom w:val="none" w:sz="0" w:space="0" w:color="auto"/>
        <w:right w:val="none" w:sz="0" w:space="0" w:color="auto"/>
      </w:divBdr>
    </w:div>
    <w:div w:id="1727218699">
      <w:bodyDiv w:val="1"/>
      <w:marLeft w:val="0"/>
      <w:marRight w:val="0"/>
      <w:marTop w:val="0"/>
      <w:marBottom w:val="0"/>
      <w:divBdr>
        <w:top w:val="none" w:sz="0" w:space="0" w:color="auto"/>
        <w:left w:val="none" w:sz="0" w:space="0" w:color="auto"/>
        <w:bottom w:val="none" w:sz="0" w:space="0" w:color="auto"/>
        <w:right w:val="none" w:sz="0" w:space="0" w:color="auto"/>
      </w:divBdr>
    </w:div>
    <w:div w:id="1727484961">
      <w:bodyDiv w:val="1"/>
      <w:marLeft w:val="0"/>
      <w:marRight w:val="0"/>
      <w:marTop w:val="0"/>
      <w:marBottom w:val="0"/>
      <w:divBdr>
        <w:top w:val="none" w:sz="0" w:space="0" w:color="auto"/>
        <w:left w:val="none" w:sz="0" w:space="0" w:color="auto"/>
        <w:bottom w:val="none" w:sz="0" w:space="0" w:color="auto"/>
        <w:right w:val="none" w:sz="0" w:space="0" w:color="auto"/>
      </w:divBdr>
    </w:div>
    <w:div w:id="1739014319">
      <w:bodyDiv w:val="1"/>
      <w:marLeft w:val="0"/>
      <w:marRight w:val="0"/>
      <w:marTop w:val="0"/>
      <w:marBottom w:val="0"/>
      <w:divBdr>
        <w:top w:val="none" w:sz="0" w:space="0" w:color="auto"/>
        <w:left w:val="none" w:sz="0" w:space="0" w:color="auto"/>
        <w:bottom w:val="none" w:sz="0" w:space="0" w:color="auto"/>
        <w:right w:val="none" w:sz="0" w:space="0" w:color="auto"/>
      </w:divBdr>
    </w:div>
    <w:div w:id="1739937854">
      <w:bodyDiv w:val="1"/>
      <w:marLeft w:val="0"/>
      <w:marRight w:val="0"/>
      <w:marTop w:val="0"/>
      <w:marBottom w:val="0"/>
      <w:divBdr>
        <w:top w:val="none" w:sz="0" w:space="0" w:color="auto"/>
        <w:left w:val="none" w:sz="0" w:space="0" w:color="auto"/>
        <w:bottom w:val="none" w:sz="0" w:space="0" w:color="auto"/>
        <w:right w:val="none" w:sz="0" w:space="0" w:color="auto"/>
      </w:divBdr>
    </w:div>
    <w:div w:id="1748765915">
      <w:bodyDiv w:val="1"/>
      <w:marLeft w:val="0"/>
      <w:marRight w:val="0"/>
      <w:marTop w:val="0"/>
      <w:marBottom w:val="0"/>
      <w:divBdr>
        <w:top w:val="none" w:sz="0" w:space="0" w:color="auto"/>
        <w:left w:val="none" w:sz="0" w:space="0" w:color="auto"/>
        <w:bottom w:val="none" w:sz="0" w:space="0" w:color="auto"/>
        <w:right w:val="none" w:sz="0" w:space="0" w:color="auto"/>
      </w:divBdr>
    </w:div>
    <w:div w:id="1749573938">
      <w:bodyDiv w:val="1"/>
      <w:marLeft w:val="0"/>
      <w:marRight w:val="0"/>
      <w:marTop w:val="0"/>
      <w:marBottom w:val="0"/>
      <w:divBdr>
        <w:top w:val="none" w:sz="0" w:space="0" w:color="auto"/>
        <w:left w:val="none" w:sz="0" w:space="0" w:color="auto"/>
        <w:bottom w:val="none" w:sz="0" w:space="0" w:color="auto"/>
        <w:right w:val="none" w:sz="0" w:space="0" w:color="auto"/>
      </w:divBdr>
    </w:div>
    <w:div w:id="1752121485">
      <w:bodyDiv w:val="1"/>
      <w:marLeft w:val="0"/>
      <w:marRight w:val="0"/>
      <w:marTop w:val="0"/>
      <w:marBottom w:val="0"/>
      <w:divBdr>
        <w:top w:val="none" w:sz="0" w:space="0" w:color="auto"/>
        <w:left w:val="none" w:sz="0" w:space="0" w:color="auto"/>
        <w:bottom w:val="none" w:sz="0" w:space="0" w:color="auto"/>
        <w:right w:val="none" w:sz="0" w:space="0" w:color="auto"/>
      </w:divBdr>
    </w:div>
    <w:div w:id="1752846403">
      <w:bodyDiv w:val="1"/>
      <w:marLeft w:val="0"/>
      <w:marRight w:val="0"/>
      <w:marTop w:val="0"/>
      <w:marBottom w:val="0"/>
      <w:divBdr>
        <w:top w:val="none" w:sz="0" w:space="0" w:color="auto"/>
        <w:left w:val="none" w:sz="0" w:space="0" w:color="auto"/>
        <w:bottom w:val="none" w:sz="0" w:space="0" w:color="auto"/>
        <w:right w:val="none" w:sz="0" w:space="0" w:color="auto"/>
      </w:divBdr>
    </w:div>
    <w:div w:id="1754349220">
      <w:bodyDiv w:val="1"/>
      <w:marLeft w:val="0"/>
      <w:marRight w:val="0"/>
      <w:marTop w:val="0"/>
      <w:marBottom w:val="0"/>
      <w:divBdr>
        <w:top w:val="none" w:sz="0" w:space="0" w:color="auto"/>
        <w:left w:val="none" w:sz="0" w:space="0" w:color="auto"/>
        <w:bottom w:val="none" w:sz="0" w:space="0" w:color="auto"/>
        <w:right w:val="none" w:sz="0" w:space="0" w:color="auto"/>
      </w:divBdr>
    </w:div>
    <w:div w:id="1766458947">
      <w:bodyDiv w:val="1"/>
      <w:marLeft w:val="0"/>
      <w:marRight w:val="0"/>
      <w:marTop w:val="0"/>
      <w:marBottom w:val="0"/>
      <w:divBdr>
        <w:top w:val="none" w:sz="0" w:space="0" w:color="auto"/>
        <w:left w:val="none" w:sz="0" w:space="0" w:color="auto"/>
        <w:bottom w:val="none" w:sz="0" w:space="0" w:color="auto"/>
        <w:right w:val="none" w:sz="0" w:space="0" w:color="auto"/>
      </w:divBdr>
    </w:div>
    <w:div w:id="1770658101">
      <w:bodyDiv w:val="1"/>
      <w:marLeft w:val="0"/>
      <w:marRight w:val="0"/>
      <w:marTop w:val="0"/>
      <w:marBottom w:val="0"/>
      <w:divBdr>
        <w:top w:val="none" w:sz="0" w:space="0" w:color="auto"/>
        <w:left w:val="none" w:sz="0" w:space="0" w:color="auto"/>
        <w:bottom w:val="none" w:sz="0" w:space="0" w:color="auto"/>
        <w:right w:val="none" w:sz="0" w:space="0" w:color="auto"/>
      </w:divBdr>
    </w:div>
    <w:div w:id="1783761013">
      <w:bodyDiv w:val="1"/>
      <w:marLeft w:val="0"/>
      <w:marRight w:val="0"/>
      <w:marTop w:val="0"/>
      <w:marBottom w:val="0"/>
      <w:divBdr>
        <w:top w:val="none" w:sz="0" w:space="0" w:color="auto"/>
        <w:left w:val="none" w:sz="0" w:space="0" w:color="auto"/>
        <w:bottom w:val="none" w:sz="0" w:space="0" w:color="auto"/>
        <w:right w:val="none" w:sz="0" w:space="0" w:color="auto"/>
      </w:divBdr>
    </w:div>
    <w:div w:id="1785267700">
      <w:bodyDiv w:val="1"/>
      <w:marLeft w:val="0"/>
      <w:marRight w:val="0"/>
      <w:marTop w:val="0"/>
      <w:marBottom w:val="0"/>
      <w:divBdr>
        <w:top w:val="none" w:sz="0" w:space="0" w:color="auto"/>
        <w:left w:val="none" w:sz="0" w:space="0" w:color="auto"/>
        <w:bottom w:val="none" w:sz="0" w:space="0" w:color="auto"/>
        <w:right w:val="none" w:sz="0" w:space="0" w:color="auto"/>
      </w:divBdr>
    </w:div>
    <w:div w:id="1809976703">
      <w:bodyDiv w:val="1"/>
      <w:marLeft w:val="0"/>
      <w:marRight w:val="0"/>
      <w:marTop w:val="0"/>
      <w:marBottom w:val="0"/>
      <w:divBdr>
        <w:top w:val="none" w:sz="0" w:space="0" w:color="auto"/>
        <w:left w:val="none" w:sz="0" w:space="0" w:color="auto"/>
        <w:bottom w:val="none" w:sz="0" w:space="0" w:color="auto"/>
        <w:right w:val="none" w:sz="0" w:space="0" w:color="auto"/>
      </w:divBdr>
    </w:div>
    <w:div w:id="1812479684">
      <w:bodyDiv w:val="1"/>
      <w:marLeft w:val="0"/>
      <w:marRight w:val="0"/>
      <w:marTop w:val="0"/>
      <w:marBottom w:val="0"/>
      <w:divBdr>
        <w:top w:val="none" w:sz="0" w:space="0" w:color="auto"/>
        <w:left w:val="none" w:sz="0" w:space="0" w:color="auto"/>
        <w:bottom w:val="none" w:sz="0" w:space="0" w:color="auto"/>
        <w:right w:val="none" w:sz="0" w:space="0" w:color="auto"/>
      </w:divBdr>
    </w:div>
    <w:div w:id="1812864941">
      <w:bodyDiv w:val="1"/>
      <w:marLeft w:val="0"/>
      <w:marRight w:val="0"/>
      <w:marTop w:val="0"/>
      <w:marBottom w:val="0"/>
      <w:divBdr>
        <w:top w:val="none" w:sz="0" w:space="0" w:color="auto"/>
        <w:left w:val="none" w:sz="0" w:space="0" w:color="auto"/>
        <w:bottom w:val="none" w:sz="0" w:space="0" w:color="auto"/>
        <w:right w:val="none" w:sz="0" w:space="0" w:color="auto"/>
      </w:divBdr>
    </w:div>
    <w:div w:id="1813864727">
      <w:bodyDiv w:val="1"/>
      <w:marLeft w:val="0"/>
      <w:marRight w:val="0"/>
      <w:marTop w:val="0"/>
      <w:marBottom w:val="0"/>
      <w:divBdr>
        <w:top w:val="none" w:sz="0" w:space="0" w:color="auto"/>
        <w:left w:val="none" w:sz="0" w:space="0" w:color="auto"/>
        <w:bottom w:val="none" w:sz="0" w:space="0" w:color="auto"/>
        <w:right w:val="none" w:sz="0" w:space="0" w:color="auto"/>
      </w:divBdr>
    </w:div>
    <w:div w:id="1814517474">
      <w:bodyDiv w:val="1"/>
      <w:marLeft w:val="0"/>
      <w:marRight w:val="0"/>
      <w:marTop w:val="0"/>
      <w:marBottom w:val="0"/>
      <w:divBdr>
        <w:top w:val="none" w:sz="0" w:space="0" w:color="auto"/>
        <w:left w:val="none" w:sz="0" w:space="0" w:color="auto"/>
        <w:bottom w:val="none" w:sz="0" w:space="0" w:color="auto"/>
        <w:right w:val="none" w:sz="0" w:space="0" w:color="auto"/>
      </w:divBdr>
    </w:div>
    <w:div w:id="1815566976">
      <w:bodyDiv w:val="1"/>
      <w:marLeft w:val="0"/>
      <w:marRight w:val="0"/>
      <w:marTop w:val="0"/>
      <w:marBottom w:val="0"/>
      <w:divBdr>
        <w:top w:val="none" w:sz="0" w:space="0" w:color="auto"/>
        <w:left w:val="none" w:sz="0" w:space="0" w:color="auto"/>
        <w:bottom w:val="none" w:sz="0" w:space="0" w:color="auto"/>
        <w:right w:val="none" w:sz="0" w:space="0" w:color="auto"/>
      </w:divBdr>
    </w:div>
    <w:div w:id="1826700502">
      <w:bodyDiv w:val="1"/>
      <w:marLeft w:val="0"/>
      <w:marRight w:val="0"/>
      <w:marTop w:val="0"/>
      <w:marBottom w:val="0"/>
      <w:divBdr>
        <w:top w:val="none" w:sz="0" w:space="0" w:color="auto"/>
        <w:left w:val="none" w:sz="0" w:space="0" w:color="auto"/>
        <w:bottom w:val="none" w:sz="0" w:space="0" w:color="auto"/>
        <w:right w:val="none" w:sz="0" w:space="0" w:color="auto"/>
      </w:divBdr>
    </w:div>
    <w:div w:id="1830242730">
      <w:bodyDiv w:val="1"/>
      <w:marLeft w:val="0"/>
      <w:marRight w:val="0"/>
      <w:marTop w:val="0"/>
      <w:marBottom w:val="0"/>
      <w:divBdr>
        <w:top w:val="none" w:sz="0" w:space="0" w:color="auto"/>
        <w:left w:val="none" w:sz="0" w:space="0" w:color="auto"/>
        <w:bottom w:val="none" w:sz="0" w:space="0" w:color="auto"/>
        <w:right w:val="none" w:sz="0" w:space="0" w:color="auto"/>
      </w:divBdr>
    </w:div>
    <w:div w:id="1838615834">
      <w:bodyDiv w:val="1"/>
      <w:marLeft w:val="0"/>
      <w:marRight w:val="0"/>
      <w:marTop w:val="0"/>
      <w:marBottom w:val="0"/>
      <w:divBdr>
        <w:top w:val="none" w:sz="0" w:space="0" w:color="auto"/>
        <w:left w:val="none" w:sz="0" w:space="0" w:color="auto"/>
        <w:bottom w:val="none" w:sz="0" w:space="0" w:color="auto"/>
        <w:right w:val="none" w:sz="0" w:space="0" w:color="auto"/>
      </w:divBdr>
    </w:div>
    <w:div w:id="1839005950">
      <w:bodyDiv w:val="1"/>
      <w:marLeft w:val="0"/>
      <w:marRight w:val="0"/>
      <w:marTop w:val="0"/>
      <w:marBottom w:val="0"/>
      <w:divBdr>
        <w:top w:val="none" w:sz="0" w:space="0" w:color="auto"/>
        <w:left w:val="none" w:sz="0" w:space="0" w:color="auto"/>
        <w:bottom w:val="none" w:sz="0" w:space="0" w:color="auto"/>
        <w:right w:val="none" w:sz="0" w:space="0" w:color="auto"/>
      </w:divBdr>
    </w:div>
    <w:div w:id="1839079325">
      <w:bodyDiv w:val="1"/>
      <w:marLeft w:val="0"/>
      <w:marRight w:val="0"/>
      <w:marTop w:val="0"/>
      <w:marBottom w:val="0"/>
      <w:divBdr>
        <w:top w:val="none" w:sz="0" w:space="0" w:color="auto"/>
        <w:left w:val="none" w:sz="0" w:space="0" w:color="auto"/>
        <w:bottom w:val="none" w:sz="0" w:space="0" w:color="auto"/>
        <w:right w:val="none" w:sz="0" w:space="0" w:color="auto"/>
      </w:divBdr>
    </w:div>
    <w:div w:id="1847750741">
      <w:bodyDiv w:val="1"/>
      <w:marLeft w:val="0"/>
      <w:marRight w:val="0"/>
      <w:marTop w:val="0"/>
      <w:marBottom w:val="0"/>
      <w:divBdr>
        <w:top w:val="none" w:sz="0" w:space="0" w:color="auto"/>
        <w:left w:val="none" w:sz="0" w:space="0" w:color="auto"/>
        <w:bottom w:val="none" w:sz="0" w:space="0" w:color="auto"/>
        <w:right w:val="none" w:sz="0" w:space="0" w:color="auto"/>
      </w:divBdr>
    </w:div>
    <w:div w:id="1856962710">
      <w:bodyDiv w:val="1"/>
      <w:marLeft w:val="0"/>
      <w:marRight w:val="0"/>
      <w:marTop w:val="0"/>
      <w:marBottom w:val="0"/>
      <w:divBdr>
        <w:top w:val="none" w:sz="0" w:space="0" w:color="auto"/>
        <w:left w:val="none" w:sz="0" w:space="0" w:color="auto"/>
        <w:bottom w:val="none" w:sz="0" w:space="0" w:color="auto"/>
        <w:right w:val="none" w:sz="0" w:space="0" w:color="auto"/>
      </w:divBdr>
    </w:div>
    <w:div w:id="1857115750">
      <w:bodyDiv w:val="1"/>
      <w:marLeft w:val="0"/>
      <w:marRight w:val="0"/>
      <w:marTop w:val="0"/>
      <w:marBottom w:val="0"/>
      <w:divBdr>
        <w:top w:val="none" w:sz="0" w:space="0" w:color="auto"/>
        <w:left w:val="none" w:sz="0" w:space="0" w:color="auto"/>
        <w:bottom w:val="none" w:sz="0" w:space="0" w:color="auto"/>
        <w:right w:val="none" w:sz="0" w:space="0" w:color="auto"/>
      </w:divBdr>
    </w:div>
    <w:div w:id="1857495410">
      <w:bodyDiv w:val="1"/>
      <w:marLeft w:val="0"/>
      <w:marRight w:val="0"/>
      <w:marTop w:val="0"/>
      <w:marBottom w:val="0"/>
      <w:divBdr>
        <w:top w:val="none" w:sz="0" w:space="0" w:color="auto"/>
        <w:left w:val="none" w:sz="0" w:space="0" w:color="auto"/>
        <w:bottom w:val="none" w:sz="0" w:space="0" w:color="auto"/>
        <w:right w:val="none" w:sz="0" w:space="0" w:color="auto"/>
      </w:divBdr>
    </w:div>
    <w:div w:id="1868256584">
      <w:bodyDiv w:val="1"/>
      <w:marLeft w:val="0"/>
      <w:marRight w:val="0"/>
      <w:marTop w:val="0"/>
      <w:marBottom w:val="0"/>
      <w:divBdr>
        <w:top w:val="none" w:sz="0" w:space="0" w:color="auto"/>
        <w:left w:val="none" w:sz="0" w:space="0" w:color="auto"/>
        <w:bottom w:val="none" w:sz="0" w:space="0" w:color="auto"/>
        <w:right w:val="none" w:sz="0" w:space="0" w:color="auto"/>
      </w:divBdr>
    </w:div>
    <w:div w:id="1875653877">
      <w:bodyDiv w:val="1"/>
      <w:marLeft w:val="0"/>
      <w:marRight w:val="0"/>
      <w:marTop w:val="0"/>
      <w:marBottom w:val="0"/>
      <w:divBdr>
        <w:top w:val="none" w:sz="0" w:space="0" w:color="auto"/>
        <w:left w:val="none" w:sz="0" w:space="0" w:color="auto"/>
        <w:bottom w:val="none" w:sz="0" w:space="0" w:color="auto"/>
        <w:right w:val="none" w:sz="0" w:space="0" w:color="auto"/>
      </w:divBdr>
    </w:div>
    <w:div w:id="1880509666">
      <w:bodyDiv w:val="1"/>
      <w:marLeft w:val="0"/>
      <w:marRight w:val="0"/>
      <w:marTop w:val="0"/>
      <w:marBottom w:val="0"/>
      <w:divBdr>
        <w:top w:val="none" w:sz="0" w:space="0" w:color="auto"/>
        <w:left w:val="none" w:sz="0" w:space="0" w:color="auto"/>
        <w:bottom w:val="none" w:sz="0" w:space="0" w:color="auto"/>
        <w:right w:val="none" w:sz="0" w:space="0" w:color="auto"/>
      </w:divBdr>
    </w:div>
    <w:div w:id="1882939222">
      <w:bodyDiv w:val="1"/>
      <w:marLeft w:val="0"/>
      <w:marRight w:val="0"/>
      <w:marTop w:val="0"/>
      <w:marBottom w:val="0"/>
      <w:divBdr>
        <w:top w:val="none" w:sz="0" w:space="0" w:color="auto"/>
        <w:left w:val="none" w:sz="0" w:space="0" w:color="auto"/>
        <w:bottom w:val="none" w:sz="0" w:space="0" w:color="auto"/>
        <w:right w:val="none" w:sz="0" w:space="0" w:color="auto"/>
      </w:divBdr>
    </w:div>
    <w:div w:id="1885481357">
      <w:bodyDiv w:val="1"/>
      <w:marLeft w:val="0"/>
      <w:marRight w:val="0"/>
      <w:marTop w:val="0"/>
      <w:marBottom w:val="0"/>
      <w:divBdr>
        <w:top w:val="none" w:sz="0" w:space="0" w:color="auto"/>
        <w:left w:val="none" w:sz="0" w:space="0" w:color="auto"/>
        <w:bottom w:val="none" w:sz="0" w:space="0" w:color="auto"/>
        <w:right w:val="none" w:sz="0" w:space="0" w:color="auto"/>
      </w:divBdr>
    </w:div>
    <w:div w:id="1889414218">
      <w:bodyDiv w:val="1"/>
      <w:marLeft w:val="0"/>
      <w:marRight w:val="0"/>
      <w:marTop w:val="0"/>
      <w:marBottom w:val="0"/>
      <w:divBdr>
        <w:top w:val="none" w:sz="0" w:space="0" w:color="auto"/>
        <w:left w:val="none" w:sz="0" w:space="0" w:color="auto"/>
        <w:bottom w:val="none" w:sz="0" w:space="0" w:color="auto"/>
        <w:right w:val="none" w:sz="0" w:space="0" w:color="auto"/>
      </w:divBdr>
    </w:div>
    <w:div w:id="1901667314">
      <w:bodyDiv w:val="1"/>
      <w:marLeft w:val="0"/>
      <w:marRight w:val="0"/>
      <w:marTop w:val="0"/>
      <w:marBottom w:val="0"/>
      <w:divBdr>
        <w:top w:val="none" w:sz="0" w:space="0" w:color="auto"/>
        <w:left w:val="none" w:sz="0" w:space="0" w:color="auto"/>
        <w:bottom w:val="none" w:sz="0" w:space="0" w:color="auto"/>
        <w:right w:val="none" w:sz="0" w:space="0" w:color="auto"/>
      </w:divBdr>
    </w:div>
    <w:div w:id="1908606449">
      <w:bodyDiv w:val="1"/>
      <w:marLeft w:val="0"/>
      <w:marRight w:val="0"/>
      <w:marTop w:val="0"/>
      <w:marBottom w:val="0"/>
      <w:divBdr>
        <w:top w:val="none" w:sz="0" w:space="0" w:color="auto"/>
        <w:left w:val="none" w:sz="0" w:space="0" w:color="auto"/>
        <w:bottom w:val="none" w:sz="0" w:space="0" w:color="auto"/>
        <w:right w:val="none" w:sz="0" w:space="0" w:color="auto"/>
      </w:divBdr>
    </w:div>
    <w:div w:id="1913155139">
      <w:bodyDiv w:val="1"/>
      <w:marLeft w:val="0"/>
      <w:marRight w:val="0"/>
      <w:marTop w:val="0"/>
      <w:marBottom w:val="0"/>
      <w:divBdr>
        <w:top w:val="none" w:sz="0" w:space="0" w:color="auto"/>
        <w:left w:val="none" w:sz="0" w:space="0" w:color="auto"/>
        <w:bottom w:val="none" w:sz="0" w:space="0" w:color="auto"/>
        <w:right w:val="none" w:sz="0" w:space="0" w:color="auto"/>
      </w:divBdr>
    </w:div>
    <w:div w:id="1927424979">
      <w:bodyDiv w:val="1"/>
      <w:marLeft w:val="0"/>
      <w:marRight w:val="0"/>
      <w:marTop w:val="0"/>
      <w:marBottom w:val="0"/>
      <w:divBdr>
        <w:top w:val="none" w:sz="0" w:space="0" w:color="auto"/>
        <w:left w:val="none" w:sz="0" w:space="0" w:color="auto"/>
        <w:bottom w:val="none" w:sz="0" w:space="0" w:color="auto"/>
        <w:right w:val="none" w:sz="0" w:space="0" w:color="auto"/>
      </w:divBdr>
    </w:div>
    <w:div w:id="1930891125">
      <w:bodyDiv w:val="1"/>
      <w:marLeft w:val="0"/>
      <w:marRight w:val="0"/>
      <w:marTop w:val="0"/>
      <w:marBottom w:val="0"/>
      <w:divBdr>
        <w:top w:val="none" w:sz="0" w:space="0" w:color="auto"/>
        <w:left w:val="none" w:sz="0" w:space="0" w:color="auto"/>
        <w:bottom w:val="none" w:sz="0" w:space="0" w:color="auto"/>
        <w:right w:val="none" w:sz="0" w:space="0" w:color="auto"/>
      </w:divBdr>
    </w:div>
    <w:div w:id="1945572011">
      <w:bodyDiv w:val="1"/>
      <w:marLeft w:val="0"/>
      <w:marRight w:val="0"/>
      <w:marTop w:val="0"/>
      <w:marBottom w:val="0"/>
      <w:divBdr>
        <w:top w:val="none" w:sz="0" w:space="0" w:color="auto"/>
        <w:left w:val="none" w:sz="0" w:space="0" w:color="auto"/>
        <w:bottom w:val="none" w:sz="0" w:space="0" w:color="auto"/>
        <w:right w:val="none" w:sz="0" w:space="0" w:color="auto"/>
      </w:divBdr>
    </w:div>
    <w:div w:id="1948585886">
      <w:bodyDiv w:val="1"/>
      <w:marLeft w:val="0"/>
      <w:marRight w:val="0"/>
      <w:marTop w:val="0"/>
      <w:marBottom w:val="0"/>
      <w:divBdr>
        <w:top w:val="none" w:sz="0" w:space="0" w:color="auto"/>
        <w:left w:val="none" w:sz="0" w:space="0" w:color="auto"/>
        <w:bottom w:val="none" w:sz="0" w:space="0" w:color="auto"/>
        <w:right w:val="none" w:sz="0" w:space="0" w:color="auto"/>
      </w:divBdr>
    </w:div>
    <w:div w:id="1965692783">
      <w:bodyDiv w:val="1"/>
      <w:marLeft w:val="0"/>
      <w:marRight w:val="0"/>
      <w:marTop w:val="0"/>
      <w:marBottom w:val="0"/>
      <w:divBdr>
        <w:top w:val="none" w:sz="0" w:space="0" w:color="auto"/>
        <w:left w:val="none" w:sz="0" w:space="0" w:color="auto"/>
        <w:bottom w:val="none" w:sz="0" w:space="0" w:color="auto"/>
        <w:right w:val="none" w:sz="0" w:space="0" w:color="auto"/>
      </w:divBdr>
    </w:div>
    <w:div w:id="1976914103">
      <w:bodyDiv w:val="1"/>
      <w:marLeft w:val="0"/>
      <w:marRight w:val="0"/>
      <w:marTop w:val="0"/>
      <w:marBottom w:val="0"/>
      <w:divBdr>
        <w:top w:val="none" w:sz="0" w:space="0" w:color="auto"/>
        <w:left w:val="none" w:sz="0" w:space="0" w:color="auto"/>
        <w:bottom w:val="none" w:sz="0" w:space="0" w:color="auto"/>
        <w:right w:val="none" w:sz="0" w:space="0" w:color="auto"/>
      </w:divBdr>
    </w:div>
    <w:div w:id="1982735061">
      <w:bodyDiv w:val="1"/>
      <w:marLeft w:val="0"/>
      <w:marRight w:val="0"/>
      <w:marTop w:val="0"/>
      <w:marBottom w:val="0"/>
      <w:divBdr>
        <w:top w:val="none" w:sz="0" w:space="0" w:color="auto"/>
        <w:left w:val="none" w:sz="0" w:space="0" w:color="auto"/>
        <w:bottom w:val="none" w:sz="0" w:space="0" w:color="auto"/>
        <w:right w:val="none" w:sz="0" w:space="0" w:color="auto"/>
      </w:divBdr>
    </w:div>
    <w:div w:id="1987585478">
      <w:bodyDiv w:val="1"/>
      <w:marLeft w:val="0"/>
      <w:marRight w:val="0"/>
      <w:marTop w:val="0"/>
      <w:marBottom w:val="0"/>
      <w:divBdr>
        <w:top w:val="none" w:sz="0" w:space="0" w:color="auto"/>
        <w:left w:val="none" w:sz="0" w:space="0" w:color="auto"/>
        <w:bottom w:val="none" w:sz="0" w:space="0" w:color="auto"/>
        <w:right w:val="none" w:sz="0" w:space="0" w:color="auto"/>
      </w:divBdr>
    </w:div>
    <w:div w:id="2023241914">
      <w:bodyDiv w:val="1"/>
      <w:marLeft w:val="0"/>
      <w:marRight w:val="0"/>
      <w:marTop w:val="0"/>
      <w:marBottom w:val="0"/>
      <w:divBdr>
        <w:top w:val="none" w:sz="0" w:space="0" w:color="auto"/>
        <w:left w:val="none" w:sz="0" w:space="0" w:color="auto"/>
        <w:bottom w:val="none" w:sz="0" w:space="0" w:color="auto"/>
        <w:right w:val="none" w:sz="0" w:space="0" w:color="auto"/>
      </w:divBdr>
    </w:div>
    <w:div w:id="2026903526">
      <w:bodyDiv w:val="1"/>
      <w:marLeft w:val="0"/>
      <w:marRight w:val="0"/>
      <w:marTop w:val="0"/>
      <w:marBottom w:val="0"/>
      <w:divBdr>
        <w:top w:val="none" w:sz="0" w:space="0" w:color="auto"/>
        <w:left w:val="none" w:sz="0" w:space="0" w:color="auto"/>
        <w:bottom w:val="none" w:sz="0" w:space="0" w:color="auto"/>
        <w:right w:val="none" w:sz="0" w:space="0" w:color="auto"/>
      </w:divBdr>
    </w:div>
    <w:div w:id="2029939390">
      <w:bodyDiv w:val="1"/>
      <w:marLeft w:val="0"/>
      <w:marRight w:val="0"/>
      <w:marTop w:val="0"/>
      <w:marBottom w:val="0"/>
      <w:divBdr>
        <w:top w:val="none" w:sz="0" w:space="0" w:color="auto"/>
        <w:left w:val="none" w:sz="0" w:space="0" w:color="auto"/>
        <w:bottom w:val="none" w:sz="0" w:space="0" w:color="auto"/>
        <w:right w:val="none" w:sz="0" w:space="0" w:color="auto"/>
      </w:divBdr>
    </w:div>
    <w:div w:id="2030831962">
      <w:bodyDiv w:val="1"/>
      <w:marLeft w:val="0"/>
      <w:marRight w:val="0"/>
      <w:marTop w:val="0"/>
      <w:marBottom w:val="0"/>
      <w:divBdr>
        <w:top w:val="none" w:sz="0" w:space="0" w:color="auto"/>
        <w:left w:val="none" w:sz="0" w:space="0" w:color="auto"/>
        <w:bottom w:val="none" w:sz="0" w:space="0" w:color="auto"/>
        <w:right w:val="none" w:sz="0" w:space="0" w:color="auto"/>
      </w:divBdr>
    </w:div>
    <w:div w:id="2040427575">
      <w:bodyDiv w:val="1"/>
      <w:marLeft w:val="0"/>
      <w:marRight w:val="0"/>
      <w:marTop w:val="0"/>
      <w:marBottom w:val="0"/>
      <w:divBdr>
        <w:top w:val="none" w:sz="0" w:space="0" w:color="auto"/>
        <w:left w:val="none" w:sz="0" w:space="0" w:color="auto"/>
        <w:bottom w:val="none" w:sz="0" w:space="0" w:color="auto"/>
        <w:right w:val="none" w:sz="0" w:space="0" w:color="auto"/>
      </w:divBdr>
    </w:div>
    <w:div w:id="2041082728">
      <w:bodyDiv w:val="1"/>
      <w:marLeft w:val="0"/>
      <w:marRight w:val="0"/>
      <w:marTop w:val="0"/>
      <w:marBottom w:val="0"/>
      <w:divBdr>
        <w:top w:val="none" w:sz="0" w:space="0" w:color="auto"/>
        <w:left w:val="none" w:sz="0" w:space="0" w:color="auto"/>
        <w:bottom w:val="none" w:sz="0" w:space="0" w:color="auto"/>
        <w:right w:val="none" w:sz="0" w:space="0" w:color="auto"/>
      </w:divBdr>
    </w:div>
    <w:div w:id="2042969496">
      <w:bodyDiv w:val="1"/>
      <w:marLeft w:val="0"/>
      <w:marRight w:val="0"/>
      <w:marTop w:val="0"/>
      <w:marBottom w:val="0"/>
      <w:divBdr>
        <w:top w:val="none" w:sz="0" w:space="0" w:color="auto"/>
        <w:left w:val="none" w:sz="0" w:space="0" w:color="auto"/>
        <w:bottom w:val="none" w:sz="0" w:space="0" w:color="auto"/>
        <w:right w:val="none" w:sz="0" w:space="0" w:color="auto"/>
      </w:divBdr>
    </w:div>
    <w:div w:id="2043510277">
      <w:bodyDiv w:val="1"/>
      <w:marLeft w:val="0"/>
      <w:marRight w:val="0"/>
      <w:marTop w:val="0"/>
      <w:marBottom w:val="0"/>
      <w:divBdr>
        <w:top w:val="none" w:sz="0" w:space="0" w:color="auto"/>
        <w:left w:val="none" w:sz="0" w:space="0" w:color="auto"/>
        <w:bottom w:val="none" w:sz="0" w:space="0" w:color="auto"/>
        <w:right w:val="none" w:sz="0" w:space="0" w:color="auto"/>
      </w:divBdr>
    </w:div>
    <w:div w:id="2053841379">
      <w:bodyDiv w:val="1"/>
      <w:marLeft w:val="0"/>
      <w:marRight w:val="0"/>
      <w:marTop w:val="0"/>
      <w:marBottom w:val="0"/>
      <w:divBdr>
        <w:top w:val="none" w:sz="0" w:space="0" w:color="auto"/>
        <w:left w:val="none" w:sz="0" w:space="0" w:color="auto"/>
        <w:bottom w:val="none" w:sz="0" w:space="0" w:color="auto"/>
        <w:right w:val="none" w:sz="0" w:space="0" w:color="auto"/>
      </w:divBdr>
    </w:div>
    <w:div w:id="2053848970">
      <w:bodyDiv w:val="1"/>
      <w:marLeft w:val="0"/>
      <w:marRight w:val="0"/>
      <w:marTop w:val="0"/>
      <w:marBottom w:val="0"/>
      <w:divBdr>
        <w:top w:val="none" w:sz="0" w:space="0" w:color="auto"/>
        <w:left w:val="none" w:sz="0" w:space="0" w:color="auto"/>
        <w:bottom w:val="none" w:sz="0" w:space="0" w:color="auto"/>
        <w:right w:val="none" w:sz="0" w:space="0" w:color="auto"/>
      </w:divBdr>
    </w:div>
    <w:div w:id="2063482567">
      <w:bodyDiv w:val="1"/>
      <w:marLeft w:val="0"/>
      <w:marRight w:val="0"/>
      <w:marTop w:val="0"/>
      <w:marBottom w:val="0"/>
      <w:divBdr>
        <w:top w:val="none" w:sz="0" w:space="0" w:color="auto"/>
        <w:left w:val="none" w:sz="0" w:space="0" w:color="auto"/>
        <w:bottom w:val="none" w:sz="0" w:space="0" w:color="auto"/>
        <w:right w:val="none" w:sz="0" w:space="0" w:color="auto"/>
      </w:divBdr>
    </w:div>
    <w:div w:id="2065137345">
      <w:bodyDiv w:val="1"/>
      <w:marLeft w:val="0"/>
      <w:marRight w:val="0"/>
      <w:marTop w:val="0"/>
      <w:marBottom w:val="0"/>
      <w:divBdr>
        <w:top w:val="none" w:sz="0" w:space="0" w:color="auto"/>
        <w:left w:val="none" w:sz="0" w:space="0" w:color="auto"/>
        <w:bottom w:val="none" w:sz="0" w:space="0" w:color="auto"/>
        <w:right w:val="none" w:sz="0" w:space="0" w:color="auto"/>
      </w:divBdr>
    </w:div>
    <w:div w:id="2065760275">
      <w:bodyDiv w:val="1"/>
      <w:marLeft w:val="0"/>
      <w:marRight w:val="0"/>
      <w:marTop w:val="0"/>
      <w:marBottom w:val="0"/>
      <w:divBdr>
        <w:top w:val="none" w:sz="0" w:space="0" w:color="auto"/>
        <w:left w:val="none" w:sz="0" w:space="0" w:color="auto"/>
        <w:bottom w:val="none" w:sz="0" w:space="0" w:color="auto"/>
        <w:right w:val="none" w:sz="0" w:space="0" w:color="auto"/>
      </w:divBdr>
    </w:div>
    <w:div w:id="2067559199">
      <w:bodyDiv w:val="1"/>
      <w:marLeft w:val="0"/>
      <w:marRight w:val="0"/>
      <w:marTop w:val="0"/>
      <w:marBottom w:val="0"/>
      <w:divBdr>
        <w:top w:val="none" w:sz="0" w:space="0" w:color="auto"/>
        <w:left w:val="none" w:sz="0" w:space="0" w:color="auto"/>
        <w:bottom w:val="none" w:sz="0" w:space="0" w:color="auto"/>
        <w:right w:val="none" w:sz="0" w:space="0" w:color="auto"/>
      </w:divBdr>
    </w:div>
    <w:div w:id="2075270789">
      <w:bodyDiv w:val="1"/>
      <w:marLeft w:val="0"/>
      <w:marRight w:val="0"/>
      <w:marTop w:val="0"/>
      <w:marBottom w:val="0"/>
      <w:divBdr>
        <w:top w:val="none" w:sz="0" w:space="0" w:color="auto"/>
        <w:left w:val="none" w:sz="0" w:space="0" w:color="auto"/>
        <w:bottom w:val="none" w:sz="0" w:space="0" w:color="auto"/>
        <w:right w:val="none" w:sz="0" w:space="0" w:color="auto"/>
      </w:divBdr>
    </w:div>
    <w:div w:id="2076777482">
      <w:bodyDiv w:val="1"/>
      <w:marLeft w:val="0"/>
      <w:marRight w:val="0"/>
      <w:marTop w:val="0"/>
      <w:marBottom w:val="0"/>
      <w:divBdr>
        <w:top w:val="none" w:sz="0" w:space="0" w:color="auto"/>
        <w:left w:val="none" w:sz="0" w:space="0" w:color="auto"/>
        <w:bottom w:val="none" w:sz="0" w:space="0" w:color="auto"/>
        <w:right w:val="none" w:sz="0" w:space="0" w:color="auto"/>
      </w:divBdr>
    </w:div>
    <w:div w:id="2079209251">
      <w:bodyDiv w:val="1"/>
      <w:marLeft w:val="0"/>
      <w:marRight w:val="0"/>
      <w:marTop w:val="0"/>
      <w:marBottom w:val="0"/>
      <w:divBdr>
        <w:top w:val="none" w:sz="0" w:space="0" w:color="auto"/>
        <w:left w:val="none" w:sz="0" w:space="0" w:color="auto"/>
        <w:bottom w:val="none" w:sz="0" w:space="0" w:color="auto"/>
        <w:right w:val="none" w:sz="0" w:space="0" w:color="auto"/>
      </w:divBdr>
    </w:div>
    <w:div w:id="2088568958">
      <w:bodyDiv w:val="1"/>
      <w:marLeft w:val="0"/>
      <w:marRight w:val="0"/>
      <w:marTop w:val="0"/>
      <w:marBottom w:val="0"/>
      <w:divBdr>
        <w:top w:val="none" w:sz="0" w:space="0" w:color="auto"/>
        <w:left w:val="none" w:sz="0" w:space="0" w:color="auto"/>
        <w:bottom w:val="none" w:sz="0" w:space="0" w:color="auto"/>
        <w:right w:val="none" w:sz="0" w:space="0" w:color="auto"/>
      </w:divBdr>
    </w:div>
    <w:div w:id="2092382909">
      <w:bodyDiv w:val="1"/>
      <w:marLeft w:val="0"/>
      <w:marRight w:val="0"/>
      <w:marTop w:val="0"/>
      <w:marBottom w:val="0"/>
      <w:divBdr>
        <w:top w:val="none" w:sz="0" w:space="0" w:color="auto"/>
        <w:left w:val="none" w:sz="0" w:space="0" w:color="auto"/>
        <w:bottom w:val="none" w:sz="0" w:space="0" w:color="auto"/>
        <w:right w:val="none" w:sz="0" w:space="0" w:color="auto"/>
      </w:divBdr>
    </w:div>
    <w:div w:id="2093429248">
      <w:bodyDiv w:val="1"/>
      <w:marLeft w:val="0"/>
      <w:marRight w:val="0"/>
      <w:marTop w:val="0"/>
      <w:marBottom w:val="0"/>
      <w:divBdr>
        <w:top w:val="none" w:sz="0" w:space="0" w:color="auto"/>
        <w:left w:val="none" w:sz="0" w:space="0" w:color="auto"/>
        <w:bottom w:val="none" w:sz="0" w:space="0" w:color="auto"/>
        <w:right w:val="none" w:sz="0" w:space="0" w:color="auto"/>
      </w:divBdr>
    </w:div>
    <w:div w:id="2118987295">
      <w:bodyDiv w:val="1"/>
      <w:marLeft w:val="0"/>
      <w:marRight w:val="0"/>
      <w:marTop w:val="0"/>
      <w:marBottom w:val="0"/>
      <w:divBdr>
        <w:top w:val="none" w:sz="0" w:space="0" w:color="auto"/>
        <w:left w:val="none" w:sz="0" w:space="0" w:color="auto"/>
        <w:bottom w:val="none" w:sz="0" w:space="0" w:color="auto"/>
        <w:right w:val="none" w:sz="0" w:space="0" w:color="auto"/>
      </w:divBdr>
    </w:div>
    <w:div w:id="212141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fontTable" Target="fontTable.xml"/><Relationship Id="rId42"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juan.zaldumbide@epn.edu.ec" TargetMode="External"/><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hyperlink" Target="mailto:diego.villavicencio@epn.edu.ec"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Kim16</b:Tag>
    <b:SourceType>InternetSite</b:SourceType>
    <b:Guid>{1D6E29BC-E797-4AAA-911E-2A91528474FC}</b:Guid>
    <b:Title>Developer.com</b:Title>
    <b:Year>2016</b:Year>
    <b:Author>
      <b:Author>
        <b:NameList>
          <b:Person>
            <b:Last>Johnson</b:Last>
            <b:First>Kimber</b:First>
          </b:Person>
        </b:NameList>
      </b:Author>
    </b:Author>
    <b:Month>Agosto</b:Month>
    <b:Day>29</b:Day>
    <b:URL>https://www.developer.com/ws/other/key-features-of-successful-mobile-apps.html</b:URL>
    <b:RefOrder>16</b:RefOrder>
  </b:Source>
  <b:Source>
    <b:Tag>Ser01</b:Tag>
    <b:SourceType>Book</b:SourceType>
    <b:Guid>{529B9B7B-6B41-49F5-BBF5-C5D56A083781}</b:Guid>
    <b:Title>Programacion en internet</b:Title>
    <b:Year>2001</b:Year>
    <b:Author>
      <b:Author>
        <b:NameList>
          <b:Person>
            <b:Last>Mora</b:Last>
            <b:First>Sergio</b:First>
            <b:Middle>Lujan</b:Middle>
          </b:Person>
        </b:NameList>
      </b:Author>
    </b:Author>
    <b:City>España</b:City>
    <b:Publisher>Editorial club universitario</b:Publisher>
    <b:RefOrder>17</b:RefOrder>
  </b:Source>
  <b:Source>
    <b:Tag>Pre02</b:Tag>
    <b:SourceType>Book</b:SourceType>
    <b:Guid>{CFB6F8BB-5ED6-4F4C-9349-F7092E0D58B2}</b:Guid>
    <b:Author>
      <b:Author>
        <b:NameList>
          <b:Person>
            <b:Last>Pressman</b:Last>
            <b:First>Roger</b:First>
            <b:Middle>S.</b:Middle>
          </b:Person>
        </b:NameList>
      </b:Author>
    </b:Author>
    <b:Title>Ingenieria del software - un enfque práctico</b:Title>
    <b:Year>2002</b:Year>
    <b:City>España</b:City>
    <b:Publisher>McGraw-Hill/ Interamericana de España </b:Publisher>
    <b:RefOrder>10</b:RefOrder>
  </b:Source>
  <b:Source>
    <b:Tag>Uni171</b:Tag>
    <b:SourceType>InternetSite</b:SourceType>
    <b:Guid>{60CA41C8-71C9-490E-B51F-E7554D36AD84}</b:Guid>
    <b:Author>
      <b:Author>
        <b:NameList>
          <b:Person>
            <b:Last>UCP</b:Last>
            <b:First>United</b:First>
            <b:Middle>Cerebral Palsy</b:Middle>
          </b:Person>
        </b:NameList>
      </b:Author>
    </b:Author>
    <b:Year>2017</b:Year>
    <b:Title>mychildwithoutlimits</b:Title>
    <b:URL>http://www.mychildwithoutlimits.org/understand/down-syndrome/down-syndrome-treatment/?lang=es</b:URL>
    <b:YearAccessed>2017</b:YearAccessed>
    <b:MonthAccessed>Noviembre</b:MonthAccessed>
    <b:DayAccessed>10</b:DayAccessed>
    <b:RefOrder>18</b:RefOrder>
  </b:Source>
  <b:Source>
    <b:Tag>ION19</b:Tag>
    <b:SourceType>InternetSite</b:SourceType>
    <b:Guid>{3991CDC5-A061-402E-A891-EED4500BEE53}</b:Guid>
    <b:Author>
      <b:Author>
        <b:NameList>
          <b:Person>
            <b:Last>IONIC</b:Last>
          </b:Person>
        </b:NameList>
      </b:Author>
    </b:Author>
    <b:Title>What is ionic framework</b:Title>
    <b:Year>2019</b:Year>
    <b:City>quito</b:City>
    <b:Month>enero</b:Month>
    <b:Day>23</b:Day>
    <b:URL>https://ionicframework.com/docs/intro</b:URL>
    <b:RefOrder>19</b:RefOrder>
  </b:Source>
  <b:Source>
    <b:Tag>Hos19</b:Tag>
    <b:SourceType>InternetSite</b:SourceType>
    <b:Guid>{D927DAB0-BC16-4EF3-A75E-897F636ECF5F}</b:Guid>
    <b:Author>
      <b:Author>
        <b:NameList>
          <b:Person>
            <b:Last>Hostinger</b:Last>
          </b:Person>
        </b:NameList>
      </b:Author>
    </b:Author>
    <b:Title>What is GutHub</b:Title>
    <b:Year>2019</b:Year>
    <b:Month>febrero</b:Month>
    <b:Day>27</b:Day>
    <b:URL>https://www.hostinger.com/tutorials/what-is-github</b:URL>
    <b:RefOrder>20</b:RefOrder>
  </b:Source>
  <b:Source>
    <b:Tag>CEP18</b:Tag>
    <b:SourceType>DocumentFromInternetSite</b:SourceType>
    <b:Guid>{0B1B925C-4949-42AC-8DF1-3424CD682F83}</b:Guid>
    <b:Title>Panorama Fiscal de America Latina y el Caribe</b:Title>
    <b:Year>2018</b:Year>
    <b:URL>https://repositorio.cepal.org/bitstream/handle/11362/43405/7/S1800082_es.pdf</b:URL>
    <b:Author>
      <b:Author>
        <b:NameList>
          <b:Person>
            <b:Last>CEPAL</b:Last>
          </b:Person>
        </b:NameList>
      </b:Author>
    </b:Author>
    <b:RefOrder>2</b:RefOrder>
  </b:Source>
  <b:Source>
    <b:Tag>ElP06</b:Tag>
    <b:SourceType>InternetSite</b:SourceType>
    <b:Guid>{32BCBB45-AB91-45F2-80CD-2511CC1B9CBE}</b:Guid>
    <b:Title>77 millones de niños no van a la escuela</b:Title>
    <b:Year>2006</b:Year>
    <b:Month>10</b:Month>
    <b:Day>26</b:Day>
    <b:URL>https://elpais.com/sociedad/2006/10/26/actualidad/1161813603_850215.html</b:URL>
    <b:Author>
      <b:Author>
        <b:NameList>
          <b:Person>
            <b:Last>Pais</b:Last>
            <b:First>El</b:First>
          </b:Person>
        </b:NameList>
      </b:Author>
    </b:Author>
    <b:RefOrder>21</b:RefOrder>
  </b:Source>
  <b:Source>
    <b:Tag>UNE11</b:Tag>
    <b:SourceType>InternetSite</b:SourceType>
    <b:Guid>{A33C57B3-F520-44FB-BD0B-F0A73D91ED16}</b:Guid>
    <b:Author>
      <b:Author>
        <b:NameList>
          <b:Person>
            <b:Last>UNESCO</b:Last>
          </b:Person>
        </b:NameList>
      </b:Author>
    </b:Author>
    <b:Title>Panoramica Regional: America Latina y El caribe</b:Title>
    <b:Year>2011</b:Year>
    <b:URL>https://unesdoc.unesco.org/ark:/48223/pf0000191433_spa</b:URL>
    <b:RefOrder>1</b:RefOrder>
  </b:Source>
  <b:Source>
    <b:Tag>ElT16</b:Tag>
    <b:SourceType>InternetSite</b:SourceType>
    <b:Guid>{9D4B2E42-9D4F-46F9-BF68-A13B8DA26608}</b:Guid>
    <b:Author>
      <b:Author>
        <b:NameList>
          <b:Person>
            <b:Last>Telegrafo</b:Last>
            <b:First>El</b:First>
          </b:Person>
        </b:NameList>
      </b:Author>
    </b:Author>
    <b:Title>La cobertura de educación aumenta en Latinoamérica, pero falla la calidad</b:Title>
    <b:Year>2016</b:Year>
    <b:Month>08</b:Month>
    <b:Day>26</b:Day>
    <b:URL>https://www.eltelegrafo.com.ec/noticias/sociedad/6/la-cobertura-de-educacion-aumenta-en-latinoamerica-pero-falla-la-calidad</b:URL>
    <b:RefOrder>3</b:RefOrder>
  </b:Source>
  <b:Source>
    <b:Tag>UNI18</b:Tag>
    <b:SourceType>DocumentFromInternetSite</b:SourceType>
    <b:Guid>{AE766C19-BF98-45A3-A290-13B6B9E31DD7}</b:Guid>
    <b:Author>
      <b:Author>
        <b:NameList>
          <b:Person>
            <b:Last>UNICEF</b:Last>
          </b:Person>
        </b:NameList>
      </b:Author>
    </b:Author>
    <b:Title>Aprendizaje a traves del juego</b:Title>
    <b:Year>2018</b:Year>
    <b:Month>10</b:Month>
    <b:URL>https://www.unicef.org/sites/default/files/2019-01/UNICEF-Lego-Foundation-Aprendizaje-a-traves-del-juego.pdf</b:URL>
    <b:RefOrder>6</b:RefOrder>
  </b:Source>
  <b:Source>
    <b:Tag>Luc12</b:Tag>
    <b:SourceType>DocumentFromInternetSite</b:SourceType>
    <b:Guid>{3479BAB8-E7DC-4DE8-A5A0-B99D5F3FEB6D}</b:Guid>
    <b:Author>
      <b:Author>
        <b:NameList>
          <b:Person>
            <b:Last>Castillo</b:Last>
            <b:First>Luciano</b:First>
          </b:Person>
        </b:NameList>
      </b:Author>
    </b:Author>
    <b:Title>Conociendo GitHub</b:Title>
    <b:Year>2012</b:Year>
    <b:URL>https://conociendogithub.readthedocs.io/en/latest/data/introduccion/</b:URL>
    <b:RefOrder>13</b:RefOrder>
  </b:Source>
  <b:Source>
    <b:Tag>Edu18</b:Tag>
    <b:SourceType>InternetSite</b:SourceType>
    <b:Guid>{76C79334-501F-4F6B-93E4-914DF087CC37}</b:Guid>
    <b:Author>
      <b:Author>
        <b:NameList>
          <b:Person>
            <b:Last>3.0</b:Last>
            <b:First>Educacion</b:First>
          </b:Person>
        </b:NameList>
      </b:Author>
    </b:Author>
    <b:Title>Las mejores apps para Educación Infantil y Primaria</b:Title>
    <b:Year>2018</b:Year>
    <b:Month>10</b:Month>
    <b:Day>22</b:Day>
    <b:URL>https://www.educaciontrespuntocero.com/recursos/las-mejores-apps-para-educacion-infantil/</b:URL>
    <b:RefOrder>5</b:RefOrder>
  </b:Source>
  <b:Source>
    <b:Tag>ABC17</b:Tag>
    <b:SourceType>InternetSite</b:SourceType>
    <b:Guid>{7D69DC1E-D523-4369-BF6A-E62C02989C25}</b:Guid>
    <b:Title>ABC Sociedad</b:Title>
    <b:Year>2017</b:Year>
    <b:Author>
      <b:Author>
        <b:NameList>
          <b:Person>
            <b:Last>ABC</b:Last>
          </b:Person>
        </b:NameList>
      </b:Author>
    </b:Author>
    <b:Month>06</b:Month>
    <b:Day>21</b:Day>
    <b:URL>https://www.abc.es/sociedad/abci-ocde-educacion-preescolar-mejora-resultados-posteriores-y-favorece-igualdad-201706211408_noticia.html?ref=https%3A%2F%2Fwww.google.com%2F</b:URL>
    <b:RefOrder>22</b:RefOrder>
  </b:Source>
  <b:Source>
    <b:Tag>Jet20</b:Tag>
    <b:SourceType>DocumentFromInternetSite</b:SourceType>
    <b:Guid>{B0D41E31-52EC-4B82-B8AA-6B7D54CEFA3C}</b:Guid>
    <b:Author>
      <b:Author>
        <b:NameList>
          <b:Person>
            <b:Last>Jetbrains</b:Last>
          </b:Person>
        </b:NameList>
      </b:Author>
    </b:Author>
    <b:Title>Webstorm caracteristicas</b:Title>
    <b:Year>2000-2020</b:Year>
    <b:URL>https://www.jetbrains.com/es-es/webstorm/features/</b:URL>
    <b:RefOrder>12</b:RefOrder>
  </b:Source>
  <b:Source>
    <b:Tag>Luc121</b:Tag>
    <b:SourceType>InternetSite</b:SourceType>
    <b:Guid>{C7BC2B1C-95CB-418A-9A1B-D1EE06961BB3}</b:Guid>
    <b:Title>Conociendo GitHub</b:Title>
    <b:Year>2012</b:Year>
    <b:URL>https://conociendogithub.readthedocs.io/en/latest/data/introduccion/</b:URL>
    <b:Author>
      <b:Author>
        <b:NameList>
          <b:Person>
            <b:Last>Castillo</b:Last>
            <b:First>Luciano</b:First>
          </b:Person>
        </b:NameList>
      </b:Author>
    </b:Author>
    <b:RefOrder>23</b:RefOrder>
  </b:Source>
  <b:Source>
    <b:Tag>Goo20</b:Tag>
    <b:SourceType>InternetSite</b:SourceType>
    <b:Guid>{4BC45758-225A-41DD-B75A-E79C188C159A}</b:Guid>
    <b:Author>
      <b:Author>
        <b:NameList>
          <b:Person>
            <b:Last>Developers</b:Last>
            <b:First>Google</b:First>
          </b:Person>
        </b:NameList>
      </b:Author>
    </b:Author>
    <b:Title>Firebase Hosting</b:Title>
    <b:Year>2020</b:Year>
    <b:URL>https://firebase.google.com/docs/hosting/?hl=es-419</b:URL>
    <b:RefOrder>14</b:RefOrder>
  </b:Source>
  <b:Source>
    <b:Tag>Ken13</b:Tag>
    <b:SourceType>DocumentFromInternetSite</b:SourceType>
    <b:Guid>{B5887124-2506-46BF-AE86-E691AC6E7BFA}</b:Guid>
    <b:Title>La Guia del Scrum</b:Title>
    <b:Year>2013</b:Year>
    <b:Month>07</b:Month>
    <b:URL>http://www.scrumguides.org/docs/scrumguide/v1/Scrum-Guide-ES.pdf</b:URL>
    <b:Author>
      <b:Author>
        <b:NameList>
          <b:Person>
            <b:Last>Sutherland</b:Last>
            <b:First>Ken</b:First>
            <b:Middle>Schwaber y Jeff</b:Middle>
          </b:Person>
        </b:NameList>
      </b:Author>
    </b:Author>
    <b:RefOrder>7</b:RefOrder>
  </b:Source>
  <b:Source>
    <b:Tag>Min20</b:Tag>
    <b:SourceType>InternetSite</b:SourceType>
    <b:Guid>{A9604DB4-443A-42A8-9747-1DA559248E0B}</b:Guid>
    <b:Title>MinjaMock</b:Title>
    <b:Year>2020</b:Year>
    <b:URL>https://ninjamock.com/Designer/Workplace/120492421/Page1</b:URL>
    <b:RefOrder>24</b:RefOrder>
  </b:Source>
  <b:Source>
    <b:Tag>Ano</b:Tag>
    <b:SourceType>DocumentFromInternetSite</b:SourceType>
    <b:Guid>{38C3085C-14E4-4ECD-AA9D-56FD2414F7D3}</b:Guid>
    <b:Author>
      <b:Author>
        <b:NameList>
          <b:Person>
            <b:Last>Anonimo</b:Last>
          </b:Person>
        </b:NameList>
      </b:Author>
    </b:Author>
    <b:Title>Teoría del desarrollo cognitivo de Piaget</b:Title>
    <b:URL>https://www.terapia-cognitiva.mx/wp-content/uploads/2015/11/Teoria-Del-Desarrollo-Cognitivo-de-Piaget.pdf</b:URL>
    <b:RefOrder>4</b:RefOrder>
  </b:Source>
  <b:Source>
    <b:Tag>MªF13</b:Tag>
    <b:SourceType>Report</b:SourceType>
    <b:Guid>{01D770CE-5044-4858-9100-7937A042AEC4}</b:Guid>
    <b:Title>LA TEORÍA DEL DESARROLLO</b:Title>
    <b:Year>2013</b:Year>
    <b:Author>
      <b:Author>
        <b:NameList>
          <b:Person>
            <b:Last>Pérez</b:Last>
            <b:First>Mª</b:First>
            <b:Middle>Francisca Castilla</b:Middle>
          </b:Person>
        </b:NameList>
      </b:Author>
    </b:Author>
    <b:City>Valladolid</b:City>
    <b:RefOrder>25</b:RefOrder>
  </b:Source>
  <b:Source>
    <b:Tag>PMO12</b:Tag>
    <b:SourceType>InternetSite</b:SourceType>
    <b:Guid>{95AD468B-2465-4935-92CF-949BA32CA898}</b:Guid>
    <b:Author>
      <b:Author>
        <b:NameList>
          <b:Person>
            <b:Last>PMOinformatica</b:Last>
          </b:Person>
        </b:NameList>
      </b:Author>
    </b:Author>
    <b:Title>Plantillas Scrum: historias de usuario y criterios de aceptación</b:Title>
    <b:Year>2012</b:Year>
    <b:Month>Octubre</b:Month>
    <b:URL>http://www.pmoinformatica.com/2012/10/plantillas-scrum-historias-de-usuario.html</b:URL>
    <b:RefOrder>8</b:RefOrder>
  </b:Source>
  <b:Source>
    <b:Tag>Lau19</b:Tag>
    <b:SourceType>InternetSite</b:SourceType>
    <b:Guid>{B71AC5D7-2EC0-47E6-B879-AA59CB0AFA15}</b:Guid>
    <b:Author>
      <b:Author>
        <b:NameList>
          <b:Person>
            <b:Last>Molera</b:Last>
            <b:First>Laura</b:First>
          </b:Person>
        </b:NameList>
      </b:Author>
    </b:Author>
    <b:Title>Escala de Likert: qué es y cómo utilizarla </b:Title>
    <b:Year>2019</b:Year>
    <b:Month>Agosto</b:Month>
    <b:Day>15</b:Day>
    <b:URL>https://blog.hubspot.es/service/escala-likert</b:URL>
    <b:RefOrder>26</b:RefOrder>
  </b:Source>
  <b:Source>
    <b:Tag>FAB17</b:Tag>
    <b:SourceType>InternetSite</b:SourceType>
    <b:Guid>{FA9C292F-1672-4305-B45F-59BADA51BEAE}</b:Guid>
    <b:Author>
      <b:Author>
        <b:NameList>
          <b:Person>
            <b:Last>DEVIN</b:Last>
            <b:First>FABIO</b:First>
          </b:Person>
        </b:NameList>
      </b:Author>
    </b:Author>
    <b:Title>Sistema de Escalas de Usabilidad: ¿qué es y para qué sirve?</b:Title>
    <b:Year>2017</b:Year>
    <b:Month>febrero</b:Month>
    <b:Day>25</b:Day>
    <b:URL>https://uxpanol.com/teoria/sistema-de-escalas-de-usabilidad-que-es-y-para-que-sirve/</b:URL>
    <b:RefOrder>15</b:RefOrder>
  </b:Source>
  <b:Source>
    <b:Tag>Mic12</b:Tag>
    <b:SourceType>InternetSite</b:SourceType>
    <b:Guid>{B4512127-6ADE-407E-9332-FCCDB52BF7AE}</b:Guid>
    <b:Author>
      <b:Author>
        <b:NameList>
          <b:Person>
            <b:Last>Microsoft</b:Last>
          </b:Person>
        </b:NameList>
      </b:Author>
    </b:Author>
    <b:Title>TypeScript</b:Title>
    <b:Year>2012</b:Year>
    <b:URL>https://www.typescriptlang.org/</b:URL>
    <b:RefOrder>11</b:RefOrder>
  </b:Source>
  <b:Source>
    <b:Tag>Scr18</b:Tag>
    <b:SourceType>InternetSite</b:SourceType>
    <b:Guid>{E113C982-C3BF-48ED-891A-C198C5E88CDE}</b:Guid>
    <b:Author>
      <b:Author>
        <b:NameList>
          <b:Person>
            <b:Last>Mexico</b:Last>
            <b:First>Scrum</b:First>
          </b:Person>
        </b:NameList>
      </b:Author>
    </b:Author>
    <b:Title>Escribiendo Historias de Usuario</b:Title>
    <b:Year>2018</b:Year>
    <b:Month>agosto</b:Month>
    <b:Day>2</b:Day>
    <b:URL>https://www.scrum.mx/informate/historias-de-usuario</b:URL>
    <b:RefOrder>9</b:RefOrder>
  </b:Source>
</b:Sources>
</file>

<file path=customXml/itemProps1.xml><?xml version="1.0" encoding="utf-8"?>
<ds:datastoreItem xmlns:ds="http://schemas.openxmlformats.org/officeDocument/2006/customXml" ds:itemID="{D3E2075A-CD8F-4CF2-B414-3EECA7D31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54</Pages>
  <Words>10458</Words>
  <Characters>57520</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villavicencio</dc:creator>
  <cp:keywords/>
  <dc:description/>
  <cp:lastModifiedBy>Diego Andrés Villavicencio Cando</cp:lastModifiedBy>
  <cp:revision>38</cp:revision>
  <cp:lastPrinted>2020-06-18T23:36:00Z</cp:lastPrinted>
  <dcterms:created xsi:type="dcterms:W3CDTF">2020-07-09T20:57:00Z</dcterms:created>
  <dcterms:modified xsi:type="dcterms:W3CDTF">2020-07-10T14:14:00Z</dcterms:modified>
</cp:coreProperties>
</file>